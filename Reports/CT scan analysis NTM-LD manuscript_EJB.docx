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6960" w14:textId="77777777" w:rsidR="004A45F5" w:rsidRDefault="004A45F5" w:rsidP="004A45F5">
      <w:pPr>
        <w:jc w:val="center"/>
        <w:rPr>
          <w:rFonts w:ascii="Arial" w:hAnsi="Arial" w:cs="Arial"/>
          <w:b/>
          <w:bCs/>
          <w:sz w:val="28"/>
          <w:szCs w:val="28"/>
        </w:rPr>
      </w:pPr>
    </w:p>
    <w:p w14:paraId="2551BB4D" w14:textId="77777777" w:rsidR="004A45F5" w:rsidRDefault="004A45F5" w:rsidP="004A45F5">
      <w:pPr>
        <w:jc w:val="center"/>
        <w:rPr>
          <w:rFonts w:ascii="Arial" w:hAnsi="Arial" w:cs="Arial"/>
          <w:b/>
          <w:bCs/>
          <w:sz w:val="28"/>
          <w:szCs w:val="28"/>
        </w:rPr>
      </w:pPr>
    </w:p>
    <w:p w14:paraId="6D1BE0E6" w14:textId="5CEEE0DD" w:rsidR="000B6975" w:rsidRPr="004A45F5" w:rsidRDefault="00B116F8" w:rsidP="004A45F5">
      <w:pPr>
        <w:jc w:val="center"/>
        <w:rPr>
          <w:rFonts w:ascii="Arial" w:hAnsi="Arial" w:cs="Arial"/>
          <w:b/>
          <w:bCs/>
          <w:sz w:val="28"/>
          <w:szCs w:val="28"/>
        </w:rPr>
      </w:pPr>
      <w:r w:rsidRPr="004A45F5">
        <w:rPr>
          <w:rFonts w:ascii="Arial" w:hAnsi="Arial" w:cs="Arial"/>
          <w:b/>
          <w:bCs/>
          <w:sz w:val="28"/>
          <w:szCs w:val="28"/>
        </w:rPr>
        <w:t xml:space="preserve">Semi-quantitative CT analyses of </w:t>
      </w:r>
      <w:r w:rsidR="009C0DE2">
        <w:rPr>
          <w:rFonts w:ascii="Arial" w:hAnsi="Arial" w:cs="Arial"/>
          <w:b/>
          <w:bCs/>
          <w:sz w:val="28"/>
          <w:szCs w:val="28"/>
        </w:rPr>
        <w:t>non-tuberculous mycobacterial</w:t>
      </w:r>
      <w:r w:rsidRPr="004A45F5">
        <w:rPr>
          <w:rFonts w:ascii="Arial" w:hAnsi="Arial" w:cs="Arial"/>
          <w:b/>
          <w:bCs/>
          <w:sz w:val="28"/>
          <w:szCs w:val="28"/>
        </w:rPr>
        <w:t xml:space="preserve"> lung disease</w:t>
      </w:r>
      <w:r w:rsidR="004A45F5" w:rsidRPr="004A45F5">
        <w:rPr>
          <w:rFonts w:ascii="Arial" w:hAnsi="Arial" w:cs="Arial"/>
          <w:b/>
          <w:bCs/>
          <w:sz w:val="28"/>
          <w:szCs w:val="28"/>
        </w:rPr>
        <w:t xml:space="preserve"> reveal</w:t>
      </w:r>
      <w:r w:rsidR="004A45F5">
        <w:rPr>
          <w:rFonts w:ascii="Arial" w:hAnsi="Arial" w:cs="Arial"/>
          <w:b/>
          <w:bCs/>
          <w:sz w:val="28"/>
          <w:szCs w:val="28"/>
        </w:rPr>
        <w:t>ed</w:t>
      </w:r>
      <w:r w:rsidR="004A45F5" w:rsidRPr="004A45F5">
        <w:rPr>
          <w:rFonts w:ascii="Arial" w:hAnsi="Arial" w:cs="Arial"/>
          <w:b/>
          <w:bCs/>
          <w:sz w:val="28"/>
          <w:szCs w:val="28"/>
        </w:rPr>
        <w:t xml:space="preserve"> an unexpected finding</w:t>
      </w:r>
      <w:r w:rsidR="007C1581">
        <w:rPr>
          <w:rFonts w:ascii="Arial" w:hAnsi="Arial" w:cs="Arial"/>
          <w:b/>
          <w:bCs/>
          <w:sz w:val="28"/>
          <w:szCs w:val="28"/>
        </w:rPr>
        <w:t xml:space="preserve">: implications for a simple </w:t>
      </w:r>
      <w:r w:rsidR="004A45F5">
        <w:rPr>
          <w:rFonts w:ascii="Arial" w:hAnsi="Arial" w:cs="Arial"/>
          <w:b/>
          <w:bCs/>
          <w:sz w:val="28"/>
          <w:szCs w:val="28"/>
        </w:rPr>
        <w:t>treatment</w:t>
      </w:r>
      <w:r w:rsidR="007C1581">
        <w:rPr>
          <w:rFonts w:ascii="Arial" w:hAnsi="Arial" w:cs="Arial"/>
          <w:b/>
          <w:bCs/>
          <w:sz w:val="28"/>
          <w:szCs w:val="28"/>
        </w:rPr>
        <w:t xml:space="preserve"> change</w:t>
      </w:r>
    </w:p>
    <w:p w14:paraId="3D9A72C6" w14:textId="77777777" w:rsidR="00B116F8" w:rsidRPr="004A45F5" w:rsidRDefault="00B116F8">
      <w:pPr>
        <w:rPr>
          <w:rFonts w:ascii="Arial" w:hAnsi="Arial" w:cs="Arial"/>
        </w:rPr>
      </w:pPr>
    </w:p>
    <w:p w14:paraId="157CB4D7" w14:textId="77777777" w:rsidR="00F4034E" w:rsidRDefault="004A45F5" w:rsidP="007C1581">
      <w:pPr>
        <w:jc w:val="center"/>
        <w:rPr>
          <w:rFonts w:ascii="Arial" w:hAnsi="Arial" w:cs="Arial"/>
        </w:rPr>
      </w:pPr>
      <w:r w:rsidRPr="004A45F5">
        <w:rPr>
          <w:rFonts w:ascii="Arial" w:hAnsi="Arial" w:cs="Arial"/>
        </w:rPr>
        <w:t xml:space="preserve">Edward </w:t>
      </w:r>
      <w:r w:rsidR="00B556CB">
        <w:rPr>
          <w:rFonts w:ascii="Arial" w:hAnsi="Arial" w:cs="Arial"/>
        </w:rPr>
        <w:t xml:space="preserve">J.V. </w:t>
      </w:r>
      <w:r w:rsidRPr="004A45F5">
        <w:rPr>
          <w:rFonts w:ascii="Arial" w:hAnsi="Arial" w:cs="Arial"/>
        </w:rPr>
        <w:t>Bosko</w:t>
      </w:r>
      <w:r w:rsidR="009C0DE2" w:rsidRPr="009C0DE2">
        <w:rPr>
          <w:rFonts w:ascii="Arial" w:hAnsi="Arial" w:cs="Arial"/>
          <w:vertAlign w:val="superscript"/>
        </w:rPr>
        <w:t>1,</w:t>
      </w:r>
      <w:r w:rsidR="009C0DE2" w:rsidRPr="00DA0DB5">
        <w:rPr>
          <w:rFonts w:ascii="Arial" w:eastAsia="Times New Roman" w:hAnsi="Arial" w:cs="Arial"/>
          <w:vertAlign w:val="superscript"/>
        </w:rPr>
        <w:t>¶</w:t>
      </w:r>
    </w:p>
    <w:p w14:paraId="4103DEF8" w14:textId="77777777" w:rsidR="00F4034E" w:rsidRDefault="004A45F5" w:rsidP="007C1581">
      <w:pPr>
        <w:jc w:val="center"/>
        <w:rPr>
          <w:rFonts w:ascii="Arial" w:hAnsi="Arial" w:cs="Arial"/>
        </w:rPr>
      </w:pPr>
      <w:r w:rsidRPr="004A45F5">
        <w:rPr>
          <w:rFonts w:ascii="Arial" w:hAnsi="Arial" w:cs="Arial"/>
        </w:rPr>
        <w:t>Jiwon Lyu</w:t>
      </w:r>
      <w:r w:rsidR="009C0DE2" w:rsidRPr="009C0DE2">
        <w:rPr>
          <w:rFonts w:ascii="Arial" w:hAnsi="Arial" w:cs="Arial"/>
          <w:vertAlign w:val="superscript"/>
        </w:rPr>
        <w:t>2,</w:t>
      </w:r>
      <w:r w:rsidR="009C0DE2" w:rsidRPr="00DA0DB5">
        <w:rPr>
          <w:rFonts w:ascii="Arial" w:eastAsia="Times New Roman" w:hAnsi="Arial" w:cs="Arial"/>
          <w:vertAlign w:val="superscript"/>
        </w:rPr>
        <w:t>¶</w:t>
      </w:r>
    </w:p>
    <w:p w14:paraId="6983B854" w14:textId="77777777" w:rsidR="00F4034E" w:rsidRDefault="007C1581" w:rsidP="007C1581">
      <w:pPr>
        <w:jc w:val="center"/>
        <w:rPr>
          <w:rFonts w:ascii="Arial" w:hAnsi="Arial" w:cs="Arial"/>
        </w:rPr>
      </w:pPr>
      <w:r w:rsidRPr="004A45F5">
        <w:rPr>
          <w:rFonts w:ascii="Arial" w:hAnsi="Arial" w:cs="Arial"/>
        </w:rPr>
        <w:t>Jared J. Eddy</w:t>
      </w:r>
      <w:r w:rsidR="009C0DE2" w:rsidRPr="005B121A">
        <w:rPr>
          <w:rFonts w:ascii="Arial" w:hAnsi="Arial" w:cs="Arial"/>
          <w:vertAlign w:val="superscript"/>
        </w:rPr>
        <w:t>3</w:t>
      </w:r>
    </w:p>
    <w:p w14:paraId="068BA153" w14:textId="77777777" w:rsidR="00F4034E" w:rsidRDefault="004A45F5" w:rsidP="007C1581">
      <w:pPr>
        <w:jc w:val="center"/>
        <w:rPr>
          <w:rFonts w:ascii="Arial" w:hAnsi="Arial" w:cs="Arial"/>
        </w:rPr>
      </w:pPr>
      <w:r w:rsidRPr="004A45F5">
        <w:rPr>
          <w:rFonts w:ascii="Arial" w:hAnsi="Arial" w:cs="Arial"/>
        </w:rPr>
        <w:t>Valerie A. Hale</w:t>
      </w:r>
      <w:r w:rsidR="005B121A" w:rsidRPr="005B121A">
        <w:rPr>
          <w:rFonts w:ascii="Arial" w:hAnsi="Arial" w:cs="Arial"/>
          <w:vertAlign w:val="superscript"/>
        </w:rPr>
        <w:t>4</w:t>
      </w:r>
    </w:p>
    <w:p w14:paraId="73BF5429" w14:textId="77777777" w:rsidR="00F4034E" w:rsidRDefault="004A45F5" w:rsidP="007C1581">
      <w:pPr>
        <w:jc w:val="center"/>
        <w:rPr>
          <w:rFonts w:ascii="Arial" w:hAnsi="Arial" w:cs="Arial"/>
        </w:rPr>
      </w:pPr>
      <w:r w:rsidRPr="004A45F5">
        <w:rPr>
          <w:rFonts w:ascii="Arial" w:hAnsi="Arial" w:cs="Arial"/>
        </w:rPr>
        <w:t>Kum Ju Chae</w:t>
      </w:r>
      <w:r w:rsidR="005B121A" w:rsidRPr="005B121A">
        <w:rPr>
          <w:rFonts w:ascii="Arial" w:hAnsi="Arial" w:cs="Arial"/>
          <w:vertAlign w:val="superscript"/>
        </w:rPr>
        <w:t>5</w:t>
      </w:r>
    </w:p>
    <w:p w14:paraId="7124C247" w14:textId="77777777" w:rsidR="00F4034E" w:rsidRDefault="004A45F5" w:rsidP="007C1581">
      <w:pPr>
        <w:jc w:val="center"/>
        <w:rPr>
          <w:rFonts w:ascii="Arial" w:hAnsi="Arial" w:cs="Arial"/>
        </w:rPr>
      </w:pPr>
      <w:r w:rsidRPr="004A45F5">
        <w:rPr>
          <w:rFonts w:ascii="Arial" w:hAnsi="Arial" w:cs="Arial"/>
        </w:rPr>
        <w:t>Nathaniel M. Ivanick</w:t>
      </w:r>
      <w:r w:rsidR="00B15089" w:rsidRPr="00B15089">
        <w:rPr>
          <w:rFonts w:ascii="Arial" w:hAnsi="Arial" w:cs="Arial"/>
          <w:vertAlign w:val="superscript"/>
        </w:rPr>
        <w:t>6</w:t>
      </w:r>
    </w:p>
    <w:p w14:paraId="7FF1D4D7" w14:textId="77777777" w:rsidR="00F4034E" w:rsidRDefault="004A45F5" w:rsidP="007C1581">
      <w:pPr>
        <w:jc w:val="center"/>
        <w:rPr>
          <w:rFonts w:ascii="Arial" w:hAnsi="Arial" w:cs="Arial"/>
        </w:rPr>
      </w:pPr>
      <w:r w:rsidRPr="004A45F5">
        <w:rPr>
          <w:rFonts w:ascii="Arial" w:hAnsi="Arial" w:cs="Arial"/>
        </w:rPr>
        <w:t>David E. Griffith</w:t>
      </w:r>
      <w:r w:rsidR="00B15089" w:rsidRPr="00F76901">
        <w:rPr>
          <w:rFonts w:ascii="Arial" w:hAnsi="Arial" w:cs="Arial"/>
          <w:vertAlign w:val="superscript"/>
        </w:rPr>
        <w:t>3,7</w:t>
      </w:r>
    </w:p>
    <w:p w14:paraId="6D0B3743" w14:textId="77777777" w:rsidR="00F4034E" w:rsidRDefault="004A45F5" w:rsidP="007C1581">
      <w:pPr>
        <w:jc w:val="center"/>
        <w:rPr>
          <w:rFonts w:ascii="Arial" w:hAnsi="Arial" w:cs="Arial"/>
        </w:rPr>
      </w:pPr>
      <w:r w:rsidRPr="004A45F5">
        <w:rPr>
          <w:rFonts w:ascii="Arial" w:hAnsi="Arial" w:cs="Arial"/>
        </w:rPr>
        <w:t>Matthew J. Strand</w:t>
      </w:r>
      <w:r w:rsidR="00F76901" w:rsidRPr="00F76901">
        <w:rPr>
          <w:rFonts w:ascii="Arial" w:hAnsi="Arial" w:cs="Arial"/>
          <w:vertAlign w:val="superscript"/>
        </w:rPr>
        <w:t>8</w:t>
      </w:r>
    </w:p>
    <w:p w14:paraId="7CE3F3AD" w14:textId="1143B1DD" w:rsidR="007C1581" w:rsidRDefault="004A45F5" w:rsidP="007C1581">
      <w:pPr>
        <w:jc w:val="center"/>
        <w:rPr>
          <w:rFonts w:ascii="Arial" w:hAnsi="Arial" w:cs="Arial"/>
        </w:rPr>
      </w:pPr>
      <w:r w:rsidRPr="004A45F5">
        <w:rPr>
          <w:rFonts w:ascii="Arial" w:hAnsi="Arial" w:cs="Arial"/>
        </w:rPr>
        <w:t>Edward D. Chan</w:t>
      </w:r>
      <w:r w:rsidR="00F76901" w:rsidRPr="00F76901">
        <w:rPr>
          <w:rFonts w:ascii="Arial" w:hAnsi="Arial" w:cs="Arial"/>
          <w:vertAlign w:val="superscript"/>
        </w:rPr>
        <w:t>7,9,10</w:t>
      </w:r>
    </w:p>
    <w:p w14:paraId="571AAC9D" w14:textId="15E9D9E4" w:rsidR="00B116F8" w:rsidRDefault="004A45F5" w:rsidP="007C1581">
      <w:pPr>
        <w:rPr>
          <w:rFonts w:ascii="Arial" w:hAnsi="Arial" w:cs="Arial"/>
        </w:rPr>
      </w:pPr>
      <w:r w:rsidRPr="004A45F5">
        <w:rPr>
          <w:rFonts w:ascii="Arial" w:hAnsi="Arial" w:cs="Arial"/>
        </w:rPr>
        <w:br/>
      </w:r>
      <w:r w:rsidR="005B121A" w:rsidRPr="005B121A">
        <w:rPr>
          <w:rFonts w:ascii="Arial" w:hAnsi="Arial" w:cs="Arial"/>
          <w:vertAlign w:val="superscript"/>
        </w:rPr>
        <w:t>1</w:t>
      </w:r>
      <w:r w:rsidRPr="004A45F5">
        <w:rPr>
          <w:rFonts w:ascii="Arial" w:hAnsi="Arial" w:cs="Arial"/>
        </w:rPr>
        <w:t xml:space="preserve">Colorado School of Public Health, University of Colorado Anschutz Medical Campus, Aurora, Colorado; </w:t>
      </w:r>
      <w:r w:rsidR="005B121A" w:rsidRPr="005B121A">
        <w:rPr>
          <w:rFonts w:ascii="Arial" w:hAnsi="Arial" w:cs="Arial"/>
          <w:vertAlign w:val="superscript"/>
        </w:rPr>
        <w:t>2</w:t>
      </w:r>
      <w:r w:rsidRPr="004A45F5">
        <w:rPr>
          <w:rFonts w:ascii="Arial" w:hAnsi="Arial" w:cs="Arial"/>
        </w:rPr>
        <w:t>Soon Chun Hyang University Cheonan Hospital, Seoul, Korea</w:t>
      </w:r>
      <w:r w:rsidR="009C0DE2">
        <w:rPr>
          <w:rFonts w:ascii="Arial" w:hAnsi="Arial" w:cs="Arial"/>
        </w:rPr>
        <w:t>;</w:t>
      </w:r>
      <w:r w:rsidRPr="004A45F5">
        <w:rPr>
          <w:rFonts w:ascii="Arial" w:hAnsi="Arial" w:cs="Arial"/>
        </w:rPr>
        <w:t xml:space="preserve"> </w:t>
      </w:r>
      <w:r w:rsidR="009C0DE2" w:rsidRPr="005B121A">
        <w:rPr>
          <w:rFonts w:ascii="Arial" w:hAnsi="Arial" w:cs="Arial"/>
          <w:vertAlign w:val="superscript"/>
        </w:rPr>
        <w:t>3</w:t>
      </w:r>
      <w:r w:rsidR="009C0DE2">
        <w:rPr>
          <w:rFonts w:ascii="Arial" w:hAnsi="Arial" w:cs="Arial"/>
        </w:rPr>
        <w:t>Department of Medicine</w:t>
      </w:r>
      <w:r w:rsidR="005B121A">
        <w:rPr>
          <w:rFonts w:ascii="Arial" w:hAnsi="Arial" w:cs="Arial"/>
        </w:rPr>
        <w:t xml:space="preserve"> and</w:t>
      </w:r>
      <w:r w:rsidR="009C0DE2">
        <w:rPr>
          <w:rFonts w:ascii="Arial" w:hAnsi="Arial" w:cs="Arial"/>
        </w:rPr>
        <w:t xml:space="preserve"> </w:t>
      </w:r>
      <w:r w:rsidR="009C0DE2" w:rsidRPr="00B15089">
        <w:rPr>
          <w:rFonts w:ascii="Arial" w:hAnsi="Arial" w:cs="Arial"/>
          <w:vertAlign w:val="superscript"/>
        </w:rPr>
        <w:t>4</w:t>
      </w:r>
      <w:r w:rsidR="00B15089">
        <w:rPr>
          <w:rFonts w:ascii="Arial" w:hAnsi="Arial" w:cs="Arial"/>
        </w:rPr>
        <w:t xml:space="preserve">Department of </w:t>
      </w:r>
      <w:r w:rsidR="009C0DE2" w:rsidRPr="00B15089">
        <w:rPr>
          <w:rFonts w:ascii="Arial" w:hAnsi="Arial" w:cs="Arial"/>
        </w:rPr>
        <w:t>Radiology</w:t>
      </w:r>
      <w:r w:rsidR="009C0DE2">
        <w:rPr>
          <w:rFonts w:ascii="Arial" w:hAnsi="Arial" w:cs="Arial"/>
        </w:rPr>
        <w:t xml:space="preserve">, </w:t>
      </w:r>
      <w:r w:rsidRPr="004A45F5">
        <w:rPr>
          <w:rFonts w:ascii="Arial" w:hAnsi="Arial" w:cs="Arial"/>
        </w:rPr>
        <w:t xml:space="preserve">National Jewish Health, Denver, Colorado; </w:t>
      </w:r>
      <w:r w:rsidR="005B121A" w:rsidRPr="005B121A">
        <w:rPr>
          <w:rFonts w:ascii="Arial" w:hAnsi="Arial" w:cs="Arial"/>
          <w:vertAlign w:val="superscript"/>
        </w:rPr>
        <w:t>5</w:t>
      </w:r>
      <w:r w:rsidR="009C0DE2" w:rsidRPr="004A45F5">
        <w:rPr>
          <w:rFonts w:ascii="Arial" w:hAnsi="Arial" w:cs="Arial"/>
        </w:rPr>
        <w:t>Jeonbuk National University Hospital, Seoul, South Korea</w:t>
      </w:r>
      <w:r w:rsidR="009C0DE2">
        <w:rPr>
          <w:rFonts w:ascii="Arial" w:hAnsi="Arial" w:cs="Arial"/>
        </w:rPr>
        <w:t xml:space="preserve">; </w:t>
      </w:r>
      <w:r w:rsidR="00B15089" w:rsidRPr="00B15089">
        <w:rPr>
          <w:rFonts w:ascii="Arial" w:hAnsi="Arial" w:cs="Arial"/>
          <w:vertAlign w:val="superscript"/>
        </w:rPr>
        <w:t>6</w:t>
      </w:r>
      <w:r w:rsidRPr="004A45F5">
        <w:rPr>
          <w:rFonts w:ascii="Arial" w:hAnsi="Arial" w:cs="Arial"/>
        </w:rPr>
        <w:t xml:space="preserve">State University of New York Jacobs School of Medicine and Biomedical Sciences, Buffalo, NY; </w:t>
      </w:r>
      <w:r w:rsidR="00B15089" w:rsidRPr="00B15089">
        <w:rPr>
          <w:rFonts w:ascii="Arial" w:hAnsi="Arial" w:cs="Arial"/>
          <w:vertAlign w:val="superscript"/>
        </w:rPr>
        <w:t>7</w:t>
      </w:r>
      <w:r w:rsidR="00B15089">
        <w:rPr>
          <w:rFonts w:ascii="Arial" w:hAnsi="Arial" w:cs="Arial"/>
        </w:rPr>
        <w:t>Division of Pulmonary, Allergy, and Critical Care Medicine, University of Colorado Anschutz Medical Campus, Aurora, Colorado</w:t>
      </w:r>
      <w:r w:rsidR="005B121A" w:rsidRPr="004A45F5">
        <w:rPr>
          <w:rFonts w:ascii="Arial" w:hAnsi="Arial" w:cs="Arial"/>
        </w:rPr>
        <w:t xml:space="preserve">; </w:t>
      </w:r>
      <w:r w:rsidR="00F76901">
        <w:rPr>
          <w:rFonts w:ascii="Arial" w:hAnsi="Arial" w:cs="Arial"/>
          <w:vertAlign w:val="superscript"/>
        </w:rPr>
        <w:t>8</w:t>
      </w:r>
      <w:r w:rsidR="005B121A">
        <w:rPr>
          <w:rFonts w:ascii="Arial" w:hAnsi="Arial" w:cs="Arial"/>
        </w:rPr>
        <w:t xml:space="preserve">Department of Biostatistics and </w:t>
      </w:r>
      <w:r w:rsidR="00F76901">
        <w:rPr>
          <w:rFonts w:ascii="Arial" w:hAnsi="Arial" w:cs="Arial"/>
          <w:vertAlign w:val="superscript"/>
        </w:rPr>
        <w:t>9</w:t>
      </w:r>
      <w:r w:rsidR="00B15089">
        <w:rPr>
          <w:rFonts w:ascii="Arial" w:hAnsi="Arial" w:cs="Arial"/>
        </w:rPr>
        <w:t xml:space="preserve">Department of </w:t>
      </w:r>
      <w:r w:rsidR="005B121A">
        <w:rPr>
          <w:rFonts w:ascii="Arial" w:hAnsi="Arial" w:cs="Arial"/>
        </w:rPr>
        <w:t>Academic Affairs, National Jewish Health, Denver, Colorado</w:t>
      </w:r>
      <w:r w:rsidR="00F76901">
        <w:rPr>
          <w:rFonts w:ascii="Arial" w:hAnsi="Arial" w:cs="Arial"/>
        </w:rPr>
        <w:t xml:space="preserve">; </w:t>
      </w:r>
      <w:r w:rsidR="00F76901">
        <w:rPr>
          <w:rFonts w:ascii="Arial" w:hAnsi="Arial" w:cs="Arial"/>
          <w:vertAlign w:val="superscript"/>
        </w:rPr>
        <w:t>10</w:t>
      </w:r>
      <w:r w:rsidR="00F76901" w:rsidRPr="004A45F5">
        <w:rPr>
          <w:rFonts w:ascii="Arial" w:hAnsi="Arial" w:cs="Arial"/>
        </w:rPr>
        <w:t>Rocky Mountain Regional Veterans Affairs Medical Center, Aurora, Colorado</w:t>
      </w:r>
      <w:r w:rsidR="009C0DE2">
        <w:rPr>
          <w:rFonts w:ascii="Arial" w:hAnsi="Arial" w:cs="Arial"/>
        </w:rPr>
        <w:t>.</w:t>
      </w:r>
    </w:p>
    <w:p w14:paraId="4958003B" w14:textId="77777777" w:rsidR="004A45F5" w:rsidRDefault="004A45F5">
      <w:pPr>
        <w:rPr>
          <w:rFonts w:ascii="Arial" w:hAnsi="Arial" w:cs="Arial"/>
        </w:rPr>
      </w:pPr>
    </w:p>
    <w:p w14:paraId="0B42C592" w14:textId="77777777" w:rsidR="009C0DE2" w:rsidRDefault="009C0DE2" w:rsidP="009C0DE2">
      <w:pPr>
        <w:rPr>
          <w:rFonts w:ascii="Arial" w:eastAsia="Times New Roman" w:hAnsi="Arial" w:cs="Arial"/>
        </w:rPr>
      </w:pPr>
      <w:r w:rsidRPr="00DA0DB5">
        <w:rPr>
          <w:rFonts w:ascii="Arial" w:eastAsia="Times New Roman" w:hAnsi="Arial" w:cs="Arial"/>
          <w:vertAlign w:val="superscript"/>
        </w:rPr>
        <w:t>¶</w:t>
      </w:r>
      <w:r w:rsidRPr="00DA0DB5">
        <w:rPr>
          <w:rFonts w:ascii="Arial" w:eastAsia="Times New Roman" w:hAnsi="Arial" w:cs="Arial"/>
        </w:rPr>
        <w:t>Contributed equally to this work</w:t>
      </w:r>
    </w:p>
    <w:p w14:paraId="1BA23015" w14:textId="77777777" w:rsidR="009C0DE2" w:rsidRDefault="009C0DE2" w:rsidP="009C0DE2">
      <w:pPr>
        <w:rPr>
          <w:rFonts w:ascii="Arial" w:eastAsia="Times New Roman" w:hAnsi="Arial" w:cs="Arial"/>
        </w:rPr>
      </w:pPr>
    </w:p>
    <w:p w14:paraId="381B5864" w14:textId="5ACB6A86" w:rsidR="009C0DE2" w:rsidRPr="00EE3856" w:rsidRDefault="009C0DE2" w:rsidP="009C0DE2">
      <w:pPr>
        <w:rPr>
          <w:rFonts w:ascii="Arial" w:eastAsia="Times New Roman" w:hAnsi="Arial" w:cs="Arial"/>
        </w:rPr>
      </w:pPr>
      <w:r>
        <w:rPr>
          <w:rFonts w:ascii="Arial" w:eastAsia="Times New Roman" w:hAnsi="Arial" w:cs="Arial"/>
          <w:b/>
          <w:bCs/>
        </w:rPr>
        <w:t xml:space="preserve">Running title: </w:t>
      </w:r>
      <w:r>
        <w:rPr>
          <w:rFonts w:ascii="Arial" w:eastAsia="Times New Roman" w:hAnsi="Arial" w:cs="Arial"/>
        </w:rPr>
        <w:t>CT analysis of NTM</w:t>
      </w:r>
      <w:r w:rsidR="00F76901">
        <w:rPr>
          <w:rFonts w:ascii="Arial" w:eastAsia="Times New Roman" w:hAnsi="Arial" w:cs="Arial"/>
        </w:rPr>
        <w:t xml:space="preserve"> lung disease</w:t>
      </w:r>
    </w:p>
    <w:p w14:paraId="0C1AC81A" w14:textId="77777777" w:rsidR="009C0DE2" w:rsidRDefault="009C0DE2" w:rsidP="009C0DE2">
      <w:pPr>
        <w:rPr>
          <w:rFonts w:ascii="Arial" w:eastAsia="Times New Roman" w:hAnsi="Arial" w:cs="Arial"/>
          <w:b/>
          <w:bCs/>
        </w:rPr>
      </w:pPr>
    </w:p>
    <w:p w14:paraId="7A7B43C4" w14:textId="6F289480" w:rsidR="009C0DE2" w:rsidRDefault="009C0DE2" w:rsidP="009C0DE2">
      <w:pPr>
        <w:rPr>
          <w:rFonts w:ascii="Arial" w:eastAsia="Times New Roman" w:hAnsi="Arial" w:cs="Arial"/>
        </w:rPr>
      </w:pPr>
      <w:r>
        <w:rPr>
          <w:rFonts w:ascii="Arial" w:eastAsia="Times New Roman" w:hAnsi="Arial" w:cs="Arial"/>
          <w:b/>
          <w:bCs/>
        </w:rPr>
        <w:t>Keywords:</w:t>
      </w:r>
      <w:r>
        <w:rPr>
          <w:rFonts w:ascii="Arial" w:eastAsia="Times New Roman" w:hAnsi="Arial" w:cs="Arial"/>
        </w:rPr>
        <w:t xml:space="preserve"> imaging, cavity, NTM, bronchiectasis</w:t>
      </w:r>
    </w:p>
    <w:p w14:paraId="65E3AA7D" w14:textId="77777777" w:rsidR="009C0DE2" w:rsidRDefault="009C0DE2" w:rsidP="009C0DE2">
      <w:pPr>
        <w:rPr>
          <w:rFonts w:ascii="Arial" w:eastAsia="Times New Roman" w:hAnsi="Arial" w:cs="Arial"/>
        </w:rPr>
      </w:pPr>
    </w:p>
    <w:p w14:paraId="6A107A03" w14:textId="5371B6F1" w:rsidR="009C0DE2" w:rsidRPr="00D3408A" w:rsidRDefault="009C0DE2" w:rsidP="009C0DE2">
      <w:pPr>
        <w:rPr>
          <w:rFonts w:ascii="Arial" w:eastAsia="Times New Roman" w:hAnsi="Arial" w:cs="Arial"/>
        </w:rPr>
      </w:pPr>
      <w:r w:rsidRPr="006972D6">
        <w:rPr>
          <w:rFonts w:ascii="Arial" w:eastAsia="Times New Roman" w:hAnsi="Arial" w:cs="Arial"/>
          <w:b/>
          <w:bCs/>
        </w:rPr>
        <w:t>Word count</w:t>
      </w:r>
      <w:r>
        <w:rPr>
          <w:rFonts w:ascii="Arial" w:eastAsia="Times New Roman" w:hAnsi="Arial" w:cs="Arial"/>
        </w:rPr>
        <w:t>: ???? (excluding abstract, Tables, Figure Legend, References, and Supplemental Methods and Data)</w:t>
      </w:r>
    </w:p>
    <w:p w14:paraId="1525C7EB" w14:textId="77777777" w:rsidR="009C0DE2" w:rsidRPr="005B256E" w:rsidRDefault="009C0DE2" w:rsidP="009C0DE2">
      <w:pPr>
        <w:jc w:val="center"/>
        <w:rPr>
          <w:rFonts w:ascii="Arial" w:eastAsia="Times New Roman" w:hAnsi="Arial" w:cs="Arial"/>
          <w:b/>
          <w:bCs/>
        </w:rPr>
      </w:pPr>
    </w:p>
    <w:p w14:paraId="65733B64" w14:textId="77777777" w:rsidR="009C0DE2" w:rsidRPr="005B256E" w:rsidRDefault="009C0DE2" w:rsidP="009C0DE2">
      <w:pPr>
        <w:spacing w:line="240" w:lineRule="exact"/>
        <w:rPr>
          <w:rFonts w:ascii="Arial" w:hAnsi="Arial"/>
          <w:b/>
        </w:rPr>
      </w:pPr>
      <w:r w:rsidRPr="005B256E">
        <w:rPr>
          <w:rFonts w:ascii="Arial" w:hAnsi="Arial"/>
          <w:b/>
        </w:rPr>
        <w:t>*Address correspondence to:</w:t>
      </w:r>
    </w:p>
    <w:p w14:paraId="10BA4DF0" w14:textId="345EA221" w:rsidR="009C0DE2" w:rsidRPr="005B256E" w:rsidRDefault="009C0DE2" w:rsidP="009C0DE2">
      <w:pPr>
        <w:spacing w:line="240" w:lineRule="exact"/>
        <w:rPr>
          <w:rFonts w:ascii="Arial" w:hAnsi="Arial"/>
        </w:rPr>
      </w:pPr>
      <w:r w:rsidRPr="005B256E">
        <w:rPr>
          <w:rFonts w:ascii="Arial" w:hAnsi="Arial"/>
        </w:rPr>
        <w:t>Edward D. Chan, M.D.</w:t>
      </w:r>
    </w:p>
    <w:p w14:paraId="564CA529" w14:textId="77777777" w:rsidR="009C0DE2" w:rsidRPr="005B256E" w:rsidRDefault="009C0DE2" w:rsidP="009C0DE2">
      <w:pPr>
        <w:spacing w:line="240" w:lineRule="exact"/>
        <w:rPr>
          <w:rFonts w:ascii="Arial" w:hAnsi="Arial"/>
        </w:rPr>
      </w:pPr>
      <w:r w:rsidRPr="005B256E">
        <w:rPr>
          <w:rFonts w:ascii="Arial" w:hAnsi="Arial"/>
        </w:rPr>
        <w:t>D509, Neustadt Building</w:t>
      </w:r>
    </w:p>
    <w:p w14:paraId="5568FFD8" w14:textId="77777777" w:rsidR="009C0DE2" w:rsidRPr="005B256E" w:rsidRDefault="009C0DE2" w:rsidP="009C0DE2">
      <w:pPr>
        <w:spacing w:line="240" w:lineRule="exact"/>
        <w:rPr>
          <w:rFonts w:ascii="Arial" w:hAnsi="Arial"/>
        </w:rPr>
      </w:pPr>
      <w:r w:rsidRPr="005B256E">
        <w:rPr>
          <w:rFonts w:ascii="Arial" w:hAnsi="Arial"/>
        </w:rPr>
        <w:t>National Jewish Health</w:t>
      </w:r>
    </w:p>
    <w:p w14:paraId="382BD52A" w14:textId="66005072" w:rsidR="009C0DE2" w:rsidRPr="005B256E" w:rsidRDefault="009C0DE2" w:rsidP="009C0DE2">
      <w:pPr>
        <w:spacing w:line="240" w:lineRule="exact"/>
        <w:rPr>
          <w:rFonts w:ascii="Arial" w:hAnsi="Arial"/>
        </w:rPr>
      </w:pPr>
      <w:r w:rsidRPr="005B256E">
        <w:rPr>
          <w:rFonts w:ascii="Arial" w:hAnsi="Arial"/>
        </w:rPr>
        <w:t xml:space="preserve">1400 Jackson St, Denver, </w:t>
      </w:r>
      <w:r w:rsidR="00895420">
        <w:rPr>
          <w:rFonts w:ascii="Arial" w:hAnsi="Arial"/>
        </w:rPr>
        <w:t>Colorado</w:t>
      </w:r>
      <w:r w:rsidRPr="005B256E">
        <w:rPr>
          <w:rFonts w:ascii="Arial" w:hAnsi="Arial"/>
        </w:rPr>
        <w:t xml:space="preserve"> 80206</w:t>
      </w:r>
    </w:p>
    <w:p w14:paraId="049D81FB" w14:textId="448CD632" w:rsidR="009C0DE2" w:rsidRDefault="009C0DE2" w:rsidP="009C0DE2">
      <w:pPr>
        <w:spacing w:line="240" w:lineRule="exact"/>
        <w:rPr>
          <w:rFonts w:ascii="Arial" w:hAnsi="Arial"/>
        </w:rPr>
      </w:pPr>
      <w:r w:rsidRPr="005B256E">
        <w:rPr>
          <w:rFonts w:ascii="Arial" w:hAnsi="Arial"/>
        </w:rPr>
        <w:t>Phone: 303</w:t>
      </w:r>
      <w:r w:rsidR="00F76901">
        <w:rPr>
          <w:rFonts w:ascii="Arial" w:hAnsi="Arial"/>
        </w:rPr>
        <w:t>-</w:t>
      </w:r>
      <w:r w:rsidRPr="005B256E">
        <w:rPr>
          <w:rFonts w:ascii="Arial" w:hAnsi="Arial"/>
        </w:rPr>
        <w:t>398-1491</w:t>
      </w:r>
    </w:p>
    <w:p w14:paraId="4B6AEB35" w14:textId="5231A8EC" w:rsidR="009C0DE2" w:rsidRPr="005B256E" w:rsidRDefault="009C0DE2" w:rsidP="009C0DE2">
      <w:pPr>
        <w:spacing w:line="240" w:lineRule="exact"/>
        <w:rPr>
          <w:rFonts w:ascii="Arial" w:hAnsi="Arial"/>
        </w:rPr>
      </w:pPr>
      <w:r>
        <w:rPr>
          <w:rFonts w:ascii="Arial" w:hAnsi="Arial"/>
        </w:rPr>
        <w:t>Cell: 303-929-4292</w:t>
      </w:r>
    </w:p>
    <w:p w14:paraId="299025DE" w14:textId="2059CFB5" w:rsidR="009C0DE2" w:rsidRPr="005B256E" w:rsidRDefault="009C0DE2" w:rsidP="009C0DE2">
      <w:pPr>
        <w:spacing w:line="240" w:lineRule="exact"/>
        <w:rPr>
          <w:rFonts w:ascii="Arial" w:hAnsi="Arial"/>
        </w:rPr>
      </w:pPr>
      <w:r w:rsidRPr="005B256E">
        <w:rPr>
          <w:rFonts w:ascii="Arial" w:hAnsi="Arial"/>
        </w:rPr>
        <w:t>Fax: 303</w:t>
      </w:r>
      <w:r w:rsidR="00F76901">
        <w:rPr>
          <w:rFonts w:ascii="Arial" w:hAnsi="Arial"/>
        </w:rPr>
        <w:t>-</w:t>
      </w:r>
      <w:r w:rsidRPr="005B256E">
        <w:rPr>
          <w:rFonts w:ascii="Arial" w:hAnsi="Arial"/>
        </w:rPr>
        <w:t>270-2185</w:t>
      </w:r>
    </w:p>
    <w:p w14:paraId="1A098B85" w14:textId="644F18FB" w:rsidR="009C0DE2" w:rsidRPr="00617369" w:rsidRDefault="009C0DE2" w:rsidP="009C0DE2">
      <w:pPr>
        <w:spacing w:line="240" w:lineRule="exact"/>
        <w:rPr>
          <w:rFonts w:ascii="Arial" w:hAnsi="Arial"/>
        </w:rPr>
      </w:pPr>
      <w:r w:rsidRPr="005B256E">
        <w:rPr>
          <w:rFonts w:ascii="Arial" w:hAnsi="Arial"/>
        </w:rPr>
        <w:t>E</w:t>
      </w:r>
      <w:r>
        <w:rPr>
          <w:rFonts w:ascii="Arial" w:hAnsi="Arial"/>
        </w:rPr>
        <w:t>mail: C</w:t>
      </w:r>
      <w:r w:rsidRPr="005B256E">
        <w:rPr>
          <w:rFonts w:ascii="Arial" w:hAnsi="Arial"/>
        </w:rPr>
        <w:t>han</w:t>
      </w:r>
      <w:r>
        <w:rPr>
          <w:rFonts w:ascii="Arial" w:hAnsi="Arial"/>
        </w:rPr>
        <w:t>E</w:t>
      </w:r>
      <w:r w:rsidRPr="005B256E">
        <w:rPr>
          <w:rFonts w:ascii="Arial" w:hAnsi="Arial"/>
        </w:rPr>
        <w:t>@</w:t>
      </w:r>
      <w:r>
        <w:rPr>
          <w:rFonts w:ascii="Arial" w:hAnsi="Arial"/>
        </w:rPr>
        <w:t>NJH</w:t>
      </w:r>
      <w:r w:rsidRPr="005B256E">
        <w:rPr>
          <w:rFonts w:ascii="Arial" w:hAnsi="Arial"/>
        </w:rPr>
        <w:t>ealt</w:t>
      </w:r>
      <w:r>
        <w:rPr>
          <w:rFonts w:ascii="Arial" w:hAnsi="Arial"/>
        </w:rPr>
        <w:t>h</w:t>
      </w:r>
      <w:r w:rsidRPr="005B256E">
        <w:rPr>
          <w:rFonts w:ascii="Arial" w:hAnsi="Arial"/>
        </w:rPr>
        <w:t>.org</w:t>
      </w:r>
    </w:p>
    <w:p w14:paraId="3A9E21D9" w14:textId="43897463" w:rsidR="004A45F5" w:rsidRDefault="004A45F5">
      <w:pPr>
        <w:rPr>
          <w:rFonts w:ascii="Arial" w:hAnsi="Arial" w:cs="Arial"/>
        </w:rPr>
      </w:pPr>
    </w:p>
    <w:p w14:paraId="45E27F38" w14:textId="77777777" w:rsidR="009C0DE2" w:rsidRDefault="009C0DE2">
      <w:pPr>
        <w:rPr>
          <w:rFonts w:ascii="Arial" w:hAnsi="Arial" w:cs="Arial"/>
          <w:b/>
          <w:bCs/>
        </w:rPr>
      </w:pPr>
      <w:r>
        <w:rPr>
          <w:rFonts w:ascii="Arial" w:hAnsi="Arial" w:cs="Arial"/>
          <w:b/>
          <w:bCs/>
        </w:rPr>
        <w:br w:type="page"/>
      </w:r>
    </w:p>
    <w:p w14:paraId="1B25FB22" w14:textId="13FC01EC" w:rsidR="004A45F5" w:rsidRPr="004A45F5" w:rsidRDefault="004A45F5">
      <w:pPr>
        <w:rPr>
          <w:rFonts w:ascii="Arial" w:hAnsi="Arial" w:cs="Arial"/>
          <w:b/>
          <w:bCs/>
        </w:rPr>
      </w:pPr>
      <w:r w:rsidRPr="004A45F5">
        <w:rPr>
          <w:rFonts w:ascii="Arial" w:hAnsi="Arial" w:cs="Arial"/>
          <w:b/>
          <w:bCs/>
        </w:rPr>
        <w:lastRenderedPageBreak/>
        <w:t>INTRODUCTION</w:t>
      </w:r>
    </w:p>
    <w:p w14:paraId="238B8A8C" w14:textId="42E7A1A0" w:rsidR="004A45F5" w:rsidRDefault="004A45F5" w:rsidP="00B2511B">
      <w:pPr>
        <w:ind w:firstLine="360"/>
        <w:rPr>
          <w:rFonts w:ascii="Arial" w:eastAsia="Times New Roman" w:hAnsi="Arial" w:cs="Arial"/>
          <w:sz w:val="22"/>
          <w:szCs w:val="22"/>
        </w:rPr>
      </w:pPr>
      <w:r>
        <w:rPr>
          <w:rFonts w:ascii="Arial" w:eastAsia="Times New Roman" w:hAnsi="Arial" w:cs="Arial"/>
          <w:sz w:val="22"/>
          <w:szCs w:val="22"/>
        </w:rPr>
        <w:t xml:space="preserve">Non-tuberculous mycobacteria (NTM) infections manifest as chronic lung disease, lymph node infections, skin/soft tissue/osteoarticular infections, or disseminated disease with the foremost being the most common manifestation </w:t>
      </w:r>
      <w:r w:rsidR="00DF6CCE">
        <w:rPr>
          <w:rFonts w:ascii="Arial" w:eastAsia="Times New Roman" w:hAnsi="Arial" w:cs="Arial"/>
          <w:sz w:val="22"/>
          <w:szCs w:val="22"/>
        </w:rPr>
        <w:fldChar w:fldCharType="begin"/>
      </w:r>
      <w:r w:rsidR="00DF6CCE">
        <w:rPr>
          <w:rFonts w:ascii="Arial" w:eastAsia="Times New Roman" w:hAnsi="Arial" w:cs="Arial"/>
          <w:sz w:val="22"/>
          <w:szCs w:val="22"/>
        </w:rPr>
        <w:instrText xml:space="preserve"> ADDIN EN.CITE &lt;EndNote&gt;&lt;Cite&gt;&lt;Author&gt;Chan&lt;/Author&gt;&lt;Year&gt;2019&lt;/Year&gt;&lt;RecNum&gt;29&lt;/RecNum&gt;&lt;DisplayText&gt;(1, 2)&lt;/DisplayText&gt;&lt;record&gt;&lt;rec-number&gt;29&lt;/rec-number&gt;&lt;foreign-keys&gt;&lt;key app="EN" db-id="davez2z9k9exfledsz7x0sarperdr9rsa9rr" timestamp="1761664360"&gt;29&lt;/key&gt;&lt;/foreign-keys&gt;&lt;ref-type name="Book Section"&gt;5&lt;/ref-type&gt;&lt;contributors&gt;&lt;authors&gt;&lt;author&gt;Chan, E.D.&lt;/author&gt;&lt;/authors&gt;&lt;secondary-authors&gt;&lt;author&gt;Griffith, D.E.&lt;/author&gt;&lt;/secondary-authors&gt;&lt;/contributors&gt;&lt;titles&gt;&lt;title&gt;Vulnerability to nontuberculous mycobacterial lung disease or systemic infection due to genetic / heritable disorders.&lt;/title&gt;&lt;secondary-title&gt;Nontuberculous Mycobacterial Disease: A Comprehensive Approach to Diagnosis and Management&lt;/secondary-title&gt;&lt;/titles&gt;&lt;pages&gt;89-110&lt;/pages&gt;&lt;dates&gt;&lt;year&gt;2019&lt;/year&gt;&lt;/dates&gt;&lt;pub-location&gt;Switzerland&lt;/pub-location&gt;&lt;publisher&gt;Springer Nature&lt;/publisher&gt;&lt;urls&gt;&lt;/urls&gt;&lt;/record&gt;&lt;/Cite&gt;&lt;Cite&gt;&lt;Author&gt;Ratnatunga&lt;/Author&gt;&lt;Year&gt;2020&lt;/Year&gt;&lt;RecNum&gt;30&lt;/RecNum&gt;&lt;record&gt;&lt;rec-number&gt;30&lt;/rec-number&gt;&lt;foreign-keys&gt;&lt;key app="EN" db-id="davez2z9k9exfledsz7x0sarperdr9rsa9rr" timestamp="1761664360"&gt;30&lt;/key&gt;&lt;/foreign-keys&gt;&lt;ref-type name="Journal Article"&gt;17&lt;/ref-type&gt;&lt;contributors&gt;&lt;authors&gt;&lt;author&gt;Ratnatunga, C.N.&lt;/author&gt;&lt;author&gt;Lutzky, V.P.&lt;/author&gt;&lt;author&gt;Kupz, A.&lt;/author&gt;&lt;author&gt;Doolan, D.L.&lt;/author&gt;&lt;author&gt;Reid, D.W.&lt;/author&gt;&lt;author&gt;Field, M.&lt;/author&gt;&lt;author&gt;Bell, S.C.&lt;/author&gt;&lt;author&gt;Thomson, R.M.&lt;/author&gt;&lt;author&gt;Miles, J.J.&lt;/author&gt;&lt;/authors&gt;&lt;/contributors&gt;&lt;titles&gt;&lt;title&gt;The Rise of Non-Tuberculosis Mycobacterial Lung Disease.&lt;/title&gt;&lt;secondary-title&gt;Front Immunol&lt;/secondary-title&gt;&lt;/titles&gt;&lt;periodical&gt;&lt;full-title&gt;Front Immunol&lt;/full-title&gt;&lt;/periodical&gt;&lt;pages&gt;303&lt;/pages&gt;&lt;volume&gt;11&lt;/volume&gt;&lt;dates&gt;&lt;year&gt;2020&lt;/year&gt;&lt;/dates&gt;&lt;urls&gt;&lt;/urls&gt;&lt;electronic-resource-num&gt;10.3389/fimmu.2020.00303&lt;/electronic-resource-num&gt;&lt;/record&gt;&lt;/Cite&gt;&lt;/EndNote&gt;</w:instrText>
      </w:r>
      <w:r w:rsidR="00DF6CCE">
        <w:rPr>
          <w:rFonts w:ascii="Arial" w:eastAsia="Times New Roman" w:hAnsi="Arial" w:cs="Arial"/>
          <w:sz w:val="22"/>
          <w:szCs w:val="22"/>
        </w:rPr>
        <w:fldChar w:fldCharType="separate"/>
      </w:r>
      <w:r w:rsidR="00DF6CCE">
        <w:rPr>
          <w:rFonts w:ascii="Arial" w:eastAsia="Times New Roman" w:hAnsi="Arial" w:cs="Arial"/>
          <w:noProof/>
          <w:sz w:val="22"/>
          <w:szCs w:val="22"/>
        </w:rPr>
        <w:t>(1, 2)</w:t>
      </w:r>
      <w:r w:rsidR="00DF6CCE">
        <w:rPr>
          <w:rFonts w:ascii="Arial" w:eastAsia="Times New Roman" w:hAnsi="Arial" w:cs="Arial"/>
          <w:sz w:val="22"/>
          <w:szCs w:val="22"/>
        </w:rPr>
        <w:fldChar w:fldCharType="end"/>
      </w:r>
      <w:r>
        <w:rPr>
          <w:rFonts w:ascii="Arial" w:eastAsia="Times New Roman" w:hAnsi="Arial" w:cs="Arial"/>
          <w:sz w:val="22"/>
          <w:szCs w:val="22"/>
        </w:rPr>
        <w:t xml:space="preserve">.  </w:t>
      </w:r>
      <w:r w:rsidR="00A53C3B">
        <w:rPr>
          <w:rFonts w:ascii="Arial" w:eastAsia="Times New Roman" w:hAnsi="Arial" w:cs="Arial"/>
          <w:sz w:val="22"/>
          <w:szCs w:val="22"/>
        </w:rPr>
        <w:t>For the diagnosis of NTM lung disease (NTM-LD), a triad of chest CT features, microbiological positivity, and symptoms consistent with NTM-LD are essential</w:t>
      </w:r>
      <w:r w:rsidR="00500AD2">
        <w:rPr>
          <w:rFonts w:ascii="Arial" w:eastAsia="Times New Roman" w:hAnsi="Arial" w:cs="Arial"/>
          <w:sz w:val="22"/>
          <w:szCs w:val="22"/>
        </w:rPr>
        <w:t xml:space="preserve"> (</w:t>
      </w:r>
      <w:r w:rsidR="00500AD2" w:rsidRPr="00500AD2">
        <w:rPr>
          <w:rFonts w:ascii="Arial" w:eastAsia="Times New Roman" w:hAnsi="Arial" w:cs="Arial"/>
          <w:sz w:val="22"/>
          <w:szCs w:val="22"/>
          <w:highlight w:val="cyan"/>
        </w:rPr>
        <w:t>REF</w:t>
      </w:r>
      <w:r w:rsidR="00500AD2">
        <w:rPr>
          <w:rFonts w:ascii="Arial" w:eastAsia="Times New Roman" w:hAnsi="Arial" w:cs="Arial"/>
          <w:sz w:val="22"/>
          <w:szCs w:val="22"/>
        </w:rPr>
        <w:t>)</w:t>
      </w:r>
      <w:r w:rsidR="00A53C3B">
        <w:rPr>
          <w:rFonts w:ascii="Arial" w:eastAsia="Times New Roman" w:hAnsi="Arial" w:cs="Arial"/>
          <w:sz w:val="22"/>
          <w:szCs w:val="22"/>
        </w:rPr>
        <w:t xml:space="preserve">.  Radiographically, </w:t>
      </w:r>
      <w:r w:rsidR="00D13A32">
        <w:rPr>
          <w:rFonts w:ascii="Arial" w:eastAsia="Times New Roman" w:hAnsi="Arial" w:cs="Arial"/>
          <w:sz w:val="22"/>
          <w:szCs w:val="22"/>
        </w:rPr>
        <w:t>NTM-LD</w:t>
      </w:r>
      <w:r w:rsidR="00A53C3B">
        <w:rPr>
          <w:rFonts w:ascii="Arial" w:eastAsia="Times New Roman" w:hAnsi="Arial" w:cs="Arial"/>
          <w:sz w:val="22"/>
          <w:szCs w:val="22"/>
        </w:rPr>
        <w:t xml:space="preserve"> </w:t>
      </w:r>
      <w:r w:rsidR="007C1581">
        <w:rPr>
          <w:rFonts w:ascii="Arial" w:eastAsia="Times New Roman" w:hAnsi="Arial" w:cs="Arial"/>
          <w:sz w:val="22"/>
          <w:szCs w:val="22"/>
        </w:rPr>
        <w:t>may be</w:t>
      </w:r>
      <w:r>
        <w:rPr>
          <w:rFonts w:ascii="Arial" w:eastAsia="Times New Roman" w:hAnsi="Arial" w:cs="Arial"/>
          <w:sz w:val="22"/>
          <w:szCs w:val="22"/>
        </w:rPr>
        <w:t xml:space="preserve"> classified into </w:t>
      </w:r>
      <w:r w:rsidR="007C1581">
        <w:rPr>
          <w:rFonts w:ascii="Arial" w:eastAsia="Times New Roman" w:hAnsi="Arial" w:cs="Arial"/>
          <w:sz w:val="22"/>
          <w:szCs w:val="22"/>
        </w:rPr>
        <w:t>three main</w:t>
      </w:r>
      <w:r>
        <w:rPr>
          <w:rFonts w:ascii="Arial" w:eastAsia="Times New Roman" w:hAnsi="Arial" w:cs="Arial"/>
          <w:sz w:val="22"/>
          <w:szCs w:val="22"/>
        </w:rPr>
        <w:t xml:space="preserve"> phenotypes: nodular bronchiectasis, nodular bronchiectasis with cavitation</w:t>
      </w:r>
      <w:r w:rsidR="00A53C3B">
        <w:rPr>
          <w:rFonts w:ascii="Arial" w:eastAsia="Times New Roman" w:hAnsi="Arial" w:cs="Arial"/>
          <w:sz w:val="22"/>
          <w:szCs w:val="22"/>
        </w:rPr>
        <w:t>, and fibrocavitary disease</w:t>
      </w:r>
      <w:r>
        <w:rPr>
          <w:rFonts w:ascii="Arial" w:eastAsia="Times New Roman" w:hAnsi="Arial" w:cs="Arial"/>
          <w:sz w:val="22"/>
          <w:szCs w:val="22"/>
        </w:rPr>
        <w:t xml:space="preserve">.  </w:t>
      </w:r>
      <w:r w:rsidR="00A53C3B">
        <w:rPr>
          <w:rFonts w:ascii="Arial" w:eastAsia="Times New Roman" w:hAnsi="Arial" w:cs="Arial"/>
          <w:sz w:val="22"/>
          <w:szCs w:val="22"/>
        </w:rPr>
        <w:t xml:space="preserve">Hypersensitivity </w:t>
      </w:r>
      <w:r>
        <w:rPr>
          <w:rFonts w:ascii="Arial" w:eastAsia="Times New Roman" w:hAnsi="Arial" w:cs="Arial"/>
          <w:sz w:val="22"/>
          <w:szCs w:val="22"/>
        </w:rPr>
        <w:t>pneumonitis may also be due to NTM (“hot tub lung”)</w:t>
      </w:r>
      <w:r w:rsidR="00A53C3B">
        <w:rPr>
          <w:rFonts w:ascii="Arial" w:eastAsia="Times New Roman" w:hAnsi="Arial" w:cs="Arial"/>
          <w:sz w:val="22"/>
          <w:szCs w:val="22"/>
        </w:rPr>
        <w:t xml:space="preserve"> but</w:t>
      </w:r>
      <w:r>
        <w:rPr>
          <w:rFonts w:ascii="Arial" w:eastAsia="Times New Roman" w:hAnsi="Arial" w:cs="Arial"/>
          <w:sz w:val="22"/>
          <w:szCs w:val="22"/>
        </w:rPr>
        <w:t xml:space="preserve"> it is controversial whether this manifestation is a true infection or simply a </w:t>
      </w:r>
      <w:r w:rsidR="007C1581">
        <w:rPr>
          <w:rFonts w:ascii="Arial" w:eastAsia="Times New Roman" w:hAnsi="Arial" w:cs="Arial"/>
          <w:sz w:val="22"/>
          <w:szCs w:val="22"/>
        </w:rPr>
        <w:t xml:space="preserve">host immune </w:t>
      </w:r>
      <w:r>
        <w:rPr>
          <w:rFonts w:ascii="Arial" w:eastAsia="Times New Roman" w:hAnsi="Arial" w:cs="Arial"/>
          <w:sz w:val="22"/>
          <w:szCs w:val="22"/>
        </w:rPr>
        <w:t>response to the NTM</w:t>
      </w:r>
      <w:r w:rsidR="007C1581">
        <w:rPr>
          <w:rFonts w:ascii="Arial" w:eastAsia="Times New Roman" w:hAnsi="Arial" w:cs="Arial"/>
          <w:sz w:val="22"/>
          <w:szCs w:val="22"/>
        </w:rPr>
        <w:t xml:space="preserve"> exposure</w:t>
      </w:r>
      <w:r>
        <w:rPr>
          <w:rFonts w:ascii="Arial" w:eastAsia="Times New Roman" w:hAnsi="Arial" w:cs="Arial"/>
          <w:sz w:val="22"/>
          <w:szCs w:val="22"/>
        </w:rPr>
        <w:t>.</w:t>
      </w:r>
    </w:p>
    <w:p w14:paraId="36BE6BAD" w14:textId="77777777" w:rsidR="00D13A32" w:rsidRDefault="00D13A32" w:rsidP="00B2511B">
      <w:pPr>
        <w:ind w:firstLine="360"/>
        <w:rPr>
          <w:rFonts w:ascii="Arial" w:eastAsia="Times New Roman" w:hAnsi="Arial" w:cs="Arial"/>
          <w:sz w:val="22"/>
          <w:szCs w:val="22"/>
        </w:rPr>
      </w:pPr>
    </w:p>
    <w:p w14:paraId="1EF7048D" w14:textId="066BA710" w:rsidR="00D13A32" w:rsidRDefault="00A53C3B" w:rsidP="00B2511B">
      <w:pPr>
        <w:ind w:firstLine="360"/>
        <w:rPr>
          <w:rFonts w:ascii="Arial" w:eastAsia="Times New Roman" w:hAnsi="Arial" w:cs="Arial"/>
          <w:sz w:val="22"/>
          <w:szCs w:val="22"/>
        </w:rPr>
      </w:pPr>
      <w:r>
        <w:rPr>
          <w:rFonts w:ascii="Arial" w:eastAsia="Times New Roman" w:hAnsi="Arial" w:cs="Arial"/>
          <w:sz w:val="22"/>
          <w:szCs w:val="22"/>
        </w:rPr>
        <w:t xml:space="preserve">The nodular bronchiectasis form of NTM-LD may occur in any lobe of the lungs with the location often dictated by the underlying risk factor.  For example, in those with cystic fibrosis, the bronchiectasis – with or without underlying NTM infection – typically occurs in the upper lung zones.  Conversely, in those with primary ciliary dyskinesia with or without superimposed NTM infection, the lower lung zones are more commonly involved.  In a large proportion of NTM-LD subjects without an obvious underlying vulnerability factor, the right middle lobe (RML) and/or lingula segment are commonly affected by bronchiectasis and/or atelectasis.  Indeed, the presence of RML and/or lingular bronchiectasis ± atelectasis often </w:t>
      </w:r>
      <w:r w:rsidR="003C0905">
        <w:rPr>
          <w:rFonts w:ascii="Arial" w:eastAsia="Times New Roman" w:hAnsi="Arial" w:cs="Arial"/>
          <w:sz w:val="22"/>
          <w:szCs w:val="22"/>
        </w:rPr>
        <w:t>elevates</w:t>
      </w:r>
      <w:r w:rsidR="00DD133C">
        <w:rPr>
          <w:rFonts w:ascii="Arial" w:eastAsia="Times New Roman" w:hAnsi="Arial" w:cs="Arial"/>
          <w:sz w:val="22"/>
          <w:szCs w:val="22"/>
        </w:rPr>
        <w:t xml:space="preserve"> NTM-LD </w:t>
      </w:r>
      <w:r w:rsidR="003C0905">
        <w:rPr>
          <w:rFonts w:ascii="Arial" w:eastAsia="Times New Roman" w:hAnsi="Arial" w:cs="Arial"/>
          <w:sz w:val="22"/>
          <w:szCs w:val="22"/>
        </w:rPr>
        <w:t>to the chief position in the</w:t>
      </w:r>
      <w:r>
        <w:rPr>
          <w:rFonts w:ascii="Arial" w:eastAsia="Times New Roman" w:hAnsi="Arial" w:cs="Arial"/>
          <w:sz w:val="22"/>
          <w:szCs w:val="22"/>
        </w:rPr>
        <w:t xml:space="preserve"> differential diagnosis.  </w:t>
      </w:r>
      <w:r w:rsidR="00D13A32">
        <w:rPr>
          <w:rFonts w:ascii="Arial" w:eastAsia="Times New Roman" w:hAnsi="Arial" w:cs="Arial"/>
          <w:sz w:val="22"/>
          <w:szCs w:val="22"/>
        </w:rPr>
        <w:t xml:space="preserve">Fibrocavitary NTM-LD typically occurs in the setting of underlying emphysema and is characterized radiographically </w:t>
      </w:r>
      <w:r w:rsidR="00A9594E">
        <w:rPr>
          <w:rFonts w:ascii="Arial" w:eastAsia="Times New Roman" w:hAnsi="Arial" w:cs="Arial"/>
          <w:sz w:val="22"/>
          <w:szCs w:val="22"/>
        </w:rPr>
        <w:t>by</w:t>
      </w:r>
      <w:r w:rsidR="00D13A32">
        <w:rPr>
          <w:rFonts w:ascii="Arial" w:eastAsia="Times New Roman" w:hAnsi="Arial" w:cs="Arial"/>
          <w:sz w:val="22"/>
          <w:szCs w:val="22"/>
        </w:rPr>
        <w:t xml:space="preserve"> cavitation </w:t>
      </w:r>
      <w:r w:rsidR="00A9594E">
        <w:rPr>
          <w:rFonts w:ascii="Arial" w:eastAsia="Times New Roman" w:hAnsi="Arial" w:cs="Arial"/>
          <w:sz w:val="22"/>
          <w:szCs w:val="22"/>
        </w:rPr>
        <w:t xml:space="preserve">in one or more of the upper lobes </w:t>
      </w:r>
      <w:r w:rsidR="00D13A32">
        <w:rPr>
          <w:rFonts w:ascii="Arial" w:eastAsia="Times New Roman" w:hAnsi="Arial" w:cs="Arial"/>
          <w:sz w:val="22"/>
          <w:szCs w:val="22"/>
        </w:rPr>
        <w:t xml:space="preserve">with </w:t>
      </w:r>
      <w:r w:rsidR="00A9594E">
        <w:rPr>
          <w:rFonts w:ascii="Arial" w:eastAsia="Times New Roman" w:hAnsi="Arial" w:cs="Arial"/>
          <w:sz w:val="22"/>
          <w:szCs w:val="22"/>
        </w:rPr>
        <w:t>peri-cavitary</w:t>
      </w:r>
      <w:r w:rsidR="00D13A32">
        <w:rPr>
          <w:rFonts w:ascii="Arial" w:eastAsia="Times New Roman" w:hAnsi="Arial" w:cs="Arial"/>
          <w:sz w:val="22"/>
          <w:szCs w:val="22"/>
        </w:rPr>
        <w:t xml:space="preserve"> fibrosis and volume loss</w:t>
      </w:r>
      <w:r w:rsidR="007C1581">
        <w:rPr>
          <w:rFonts w:ascii="Arial" w:eastAsia="Times New Roman" w:hAnsi="Arial" w:cs="Arial"/>
          <w:sz w:val="22"/>
          <w:szCs w:val="22"/>
        </w:rPr>
        <w:t xml:space="preserve">, mimicking </w:t>
      </w:r>
      <w:r w:rsidR="00D13A32">
        <w:rPr>
          <w:rFonts w:ascii="Arial" w:eastAsia="Times New Roman" w:hAnsi="Arial" w:cs="Arial"/>
          <w:sz w:val="22"/>
          <w:szCs w:val="22"/>
        </w:rPr>
        <w:t xml:space="preserve">tuberculosis or chronic endemic fungal infection.  </w:t>
      </w:r>
      <w:r w:rsidR="007C1581">
        <w:rPr>
          <w:rFonts w:ascii="Arial" w:eastAsia="Times New Roman" w:hAnsi="Arial" w:cs="Arial"/>
          <w:sz w:val="22"/>
          <w:szCs w:val="22"/>
        </w:rPr>
        <w:t>F</w:t>
      </w:r>
      <w:r w:rsidR="00AA1D28">
        <w:rPr>
          <w:rFonts w:ascii="Arial" w:eastAsia="Times New Roman" w:hAnsi="Arial" w:cs="Arial"/>
          <w:sz w:val="22"/>
          <w:szCs w:val="22"/>
        </w:rPr>
        <w:t xml:space="preserve">ibrocavitary NTM-LD is </w:t>
      </w:r>
      <w:r w:rsidR="007C1581">
        <w:rPr>
          <w:rFonts w:ascii="Arial" w:eastAsia="Times New Roman" w:hAnsi="Arial" w:cs="Arial"/>
          <w:sz w:val="22"/>
          <w:szCs w:val="22"/>
        </w:rPr>
        <w:t xml:space="preserve">associated with </w:t>
      </w:r>
      <w:r w:rsidR="00AA1D28">
        <w:rPr>
          <w:rFonts w:ascii="Arial" w:eastAsia="Times New Roman" w:hAnsi="Arial" w:cs="Arial"/>
          <w:sz w:val="22"/>
          <w:szCs w:val="22"/>
        </w:rPr>
        <w:t xml:space="preserve">worse prognosis and mortality, likely </w:t>
      </w:r>
      <w:r w:rsidR="007C1581">
        <w:rPr>
          <w:rFonts w:ascii="Arial" w:eastAsia="Times New Roman" w:hAnsi="Arial" w:cs="Arial"/>
          <w:sz w:val="22"/>
          <w:szCs w:val="22"/>
        </w:rPr>
        <w:t xml:space="preserve">due </w:t>
      </w:r>
      <w:r w:rsidR="00AA1D28">
        <w:rPr>
          <w:rFonts w:ascii="Arial" w:eastAsia="Times New Roman" w:hAnsi="Arial" w:cs="Arial"/>
          <w:sz w:val="22"/>
          <w:szCs w:val="22"/>
        </w:rPr>
        <w:t>to underlying emphysema</w:t>
      </w:r>
      <w:r w:rsidR="004F1A99">
        <w:rPr>
          <w:rFonts w:ascii="Arial" w:eastAsia="Times New Roman" w:hAnsi="Arial" w:cs="Arial"/>
          <w:sz w:val="22"/>
          <w:szCs w:val="22"/>
        </w:rPr>
        <w:t xml:space="preserve"> </w:t>
      </w:r>
      <w:r w:rsidR="004F1A99">
        <w:rPr>
          <w:rFonts w:ascii="Arial" w:eastAsia="Times New Roman" w:hAnsi="Arial" w:cs="Arial"/>
          <w:sz w:val="22"/>
          <w:szCs w:val="22"/>
        </w:rPr>
        <w:fldChar w:fldCharType="begin"/>
      </w:r>
      <w:r w:rsidR="004F1A99">
        <w:rPr>
          <w:rFonts w:ascii="Arial" w:eastAsia="Times New Roman" w:hAnsi="Arial" w:cs="Arial"/>
          <w:sz w:val="22"/>
          <w:szCs w:val="22"/>
        </w:rPr>
        <w:instrText xml:space="preserve"> ADDIN EN.CITE &lt;EndNote&gt;&lt;Cite&gt;&lt;Author&gt;Kang&lt;/Author&gt;&lt;Year&gt;2021&lt;/Year&gt;&lt;RecNum&gt;53&lt;/RecNum&gt;&lt;DisplayText&gt;(3)&lt;/DisplayText&gt;&lt;record&gt;&lt;rec-number&gt;53&lt;/rec-number&gt;&lt;foreign-keys&gt;&lt;key app="EN" db-id="davez2z9k9exfledsz7x0sarperdr9rsa9rr" timestamp="1763674567"&gt;53&lt;/key&gt;&lt;/foreign-keys&gt;&lt;ref-type name="Journal Article"&gt;17&lt;/ref-type&gt;&lt;contributors&gt;&lt;authors&gt;&lt;author&gt;Kang, H.R.&lt;/author&gt;&lt;author&gt;Hwang, E.J.&lt;/author&gt;&lt;author&gt;Kim, S.A.&lt;/author&gt;&lt;author&gt;Choi, S.M.&lt;/author&gt;&lt;author&gt;Lee, J.&lt;/author&gt;&lt;author&gt;Lee, C.H.&lt;/author&gt;&lt;author&gt;Yim, J.J.&lt;/author&gt;&lt;author&gt;Kwak, N.&lt;/author&gt;&lt;/authors&gt;&lt;/contributors&gt;&lt;titles&gt;&lt;title&gt;Clinical Implications of Size of Cavities in Patients With Nontuberculous Mycobacterial Pulmonary Disease: A Single-Center Cohort Study.&lt;/title&gt;&lt;secondary-title&gt;Open Forum Infect Dis&lt;/secondary-title&gt;&lt;/titles&gt;&lt;periodical&gt;&lt;full-title&gt;Open Forum Infect Dis&lt;/full-title&gt;&lt;/periodical&gt;&lt;pages&gt;ofab087&lt;/pages&gt;&lt;volume&gt;8&lt;/volume&gt;&lt;dates&gt;&lt;year&gt;2021&lt;/year&gt;&lt;/dates&gt;&lt;urls&gt;&lt;/urls&gt;&lt;electronic-resource-num&gt;10.1093/ofid/ofab087&lt;/electronic-resource-num&gt;&lt;/record&gt;&lt;/Cite&gt;&lt;/EndNote&gt;</w:instrText>
      </w:r>
      <w:r w:rsidR="004F1A99">
        <w:rPr>
          <w:rFonts w:ascii="Arial" w:eastAsia="Times New Roman" w:hAnsi="Arial" w:cs="Arial"/>
          <w:sz w:val="22"/>
          <w:szCs w:val="22"/>
        </w:rPr>
        <w:fldChar w:fldCharType="separate"/>
      </w:r>
      <w:r w:rsidR="004F1A99">
        <w:rPr>
          <w:rFonts w:ascii="Arial" w:eastAsia="Times New Roman" w:hAnsi="Arial" w:cs="Arial"/>
          <w:noProof/>
          <w:sz w:val="22"/>
          <w:szCs w:val="22"/>
        </w:rPr>
        <w:t>(3)</w:t>
      </w:r>
      <w:r w:rsidR="004F1A99">
        <w:rPr>
          <w:rFonts w:ascii="Arial" w:eastAsia="Times New Roman" w:hAnsi="Arial" w:cs="Arial"/>
          <w:sz w:val="22"/>
          <w:szCs w:val="22"/>
        </w:rPr>
        <w:fldChar w:fldCharType="end"/>
      </w:r>
      <w:r w:rsidR="00AA1D28">
        <w:rPr>
          <w:rFonts w:ascii="Arial" w:eastAsia="Times New Roman" w:hAnsi="Arial" w:cs="Arial"/>
          <w:sz w:val="22"/>
          <w:szCs w:val="22"/>
        </w:rPr>
        <w:t xml:space="preserve">.  </w:t>
      </w:r>
    </w:p>
    <w:p w14:paraId="0E4F516A" w14:textId="77777777" w:rsidR="00AF2FF3" w:rsidRDefault="00AF2FF3" w:rsidP="00B2511B">
      <w:pPr>
        <w:ind w:firstLine="360"/>
        <w:rPr>
          <w:rFonts w:ascii="Arial" w:eastAsia="Times New Roman" w:hAnsi="Arial" w:cs="Arial"/>
          <w:sz w:val="22"/>
          <w:szCs w:val="22"/>
        </w:rPr>
      </w:pPr>
    </w:p>
    <w:p w14:paraId="7A38ED40" w14:textId="57AD71C9" w:rsidR="003862E8" w:rsidRDefault="00D20E74" w:rsidP="00B2511B">
      <w:pPr>
        <w:pStyle w:val="Default"/>
        <w:ind w:firstLine="360"/>
        <w:rPr>
          <w:rStyle w:val="A1"/>
          <w:rFonts w:ascii="Arial" w:hAnsi="Arial" w:cs="Arial"/>
          <w:sz w:val="22"/>
          <w:szCs w:val="22"/>
        </w:rPr>
      </w:pPr>
      <w:r>
        <w:rPr>
          <w:rStyle w:val="A1"/>
          <w:rFonts w:ascii="Arial" w:hAnsi="Arial" w:cs="Arial"/>
          <w:sz w:val="22"/>
          <w:szCs w:val="22"/>
        </w:rPr>
        <w:t>While cavitation in fibrocavitary NTM-LD occur</w:t>
      </w:r>
      <w:r w:rsidR="00500AD2">
        <w:rPr>
          <w:rStyle w:val="A1"/>
          <w:rFonts w:ascii="Arial" w:hAnsi="Arial" w:cs="Arial"/>
          <w:sz w:val="22"/>
          <w:szCs w:val="22"/>
        </w:rPr>
        <w:t>s</w:t>
      </w:r>
      <w:r>
        <w:rPr>
          <w:rStyle w:val="A1"/>
          <w:rFonts w:ascii="Arial" w:hAnsi="Arial" w:cs="Arial"/>
          <w:sz w:val="22"/>
          <w:szCs w:val="22"/>
        </w:rPr>
        <w:t xml:space="preserve"> mostly in the upper lobes, the distribution of cavitation with the nodular-bronchiectasis phenotype is not well known.</w:t>
      </w:r>
      <w:r w:rsidR="00C454D8">
        <w:rPr>
          <w:rStyle w:val="A1"/>
          <w:rFonts w:ascii="Arial" w:hAnsi="Arial" w:cs="Arial"/>
          <w:sz w:val="22"/>
          <w:szCs w:val="22"/>
        </w:rPr>
        <w:t xml:space="preserve">  Furthermore, because </w:t>
      </w:r>
      <w:r w:rsidR="003C0905">
        <w:rPr>
          <w:rStyle w:val="A1"/>
          <w:rFonts w:ascii="Arial" w:hAnsi="Arial" w:cs="Arial"/>
          <w:sz w:val="22"/>
          <w:szCs w:val="22"/>
        </w:rPr>
        <w:t xml:space="preserve">neither </w:t>
      </w:r>
      <w:r w:rsidR="00C454D8">
        <w:rPr>
          <w:rStyle w:val="A1"/>
          <w:rFonts w:ascii="Arial" w:hAnsi="Arial" w:cs="Arial"/>
          <w:sz w:val="22"/>
          <w:szCs w:val="22"/>
        </w:rPr>
        <w:t xml:space="preserve">specific </w:t>
      </w:r>
      <w:r w:rsidR="00500AD2">
        <w:rPr>
          <w:rStyle w:val="A1"/>
          <w:rFonts w:ascii="Arial" w:hAnsi="Arial" w:cs="Arial"/>
          <w:sz w:val="22"/>
          <w:szCs w:val="22"/>
        </w:rPr>
        <w:t>chest CT</w:t>
      </w:r>
      <w:r w:rsidR="00C454D8">
        <w:rPr>
          <w:rStyle w:val="A1"/>
          <w:rFonts w:ascii="Arial" w:hAnsi="Arial" w:cs="Arial"/>
          <w:sz w:val="22"/>
          <w:szCs w:val="22"/>
        </w:rPr>
        <w:t xml:space="preserve"> features nor semi-quantitation of the severity of each feature of each lung lobe ha</w:t>
      </w:r>
      <w:r w:rsidR="00B43F3D">
        <w:rPr>
          <w:rStyle w:val="A1"/>
          <w:rFonts w:ascii="Arial" w:hAnsi="Arial" w:cs="Arial"/>
          <w:sz w:val="22"/>
          <w:szCs w:val="22"/>
        </w:rPr>
        <w:t>s</w:t>
      </w:r>
      <w:r w:rsidR="00C454D8">
        <w:rPr>
          <w:rStyle w:val="A1"/>
          <w:rFonts w:ascii="Arial" w:hAnsi="Arial" w:cs="Arial"/>
          <w:sz w:val="22"/>
          <w:szCs w:val="22"/>
        </w:rPr>
        <w:t xml:space="preserve"> been systematically characterized </w:t>
      </w:r>
      <w:r w:rsidR="00500AD2">
        <w:rPr>
          <w:rStyle w:val="A1"/>
          <w:rFonts w:ascii="Arial" w:hAnsi="Arial" w:cs="Arial"/>
          <w:sz w:val="22"/>
          <w:szCs w:val="22"/>
        </w:rPr>
        <w:t>in</w:t>
      </w:r>
      <w:r w:rsidR="00C454D8">
        <w:rPr>
          <w:rStyle w:val="A1"/>
          <w:rFonts w:ascii="Arial" w:hAnsi="Arial" w:cs="Arial"/>
          <w:sz w:val="22"/>
          <w:szCs w:val="22"/>
        </w:rPr>
        <w:t xml:space="preserve"> a large </w:t>
      </w:r>
      <w:r w:rsidR="00B43F3D">
        <w:rPr>
          <w:rStyle w:val="A1"/>
          <w:rFonts w:ascii="Arial" w:hAnsi="Arial" w:cs="Arial"/>
          <w:sz w:val="22"/>
          <w:szCs w:val="22"/>
        </w:rPr>
        <w:t>group</w:t>
      </w:r>
      <w:r w:rsidR="00C454D8">
        <w:rPr>
          <w:rStyle w:val="A1"/>
          <w:rFonts w:ascii="Arial" w:hAnsi="Arial" w:cs="Arial"/>
          <w:sz w:val="22"/>
          <w:szCs w:val="22"/>
        </w:rPr>
        <w:t xml:space="preserve"> of </w:t>
      </w:r>
      <w:r w:rsidR="00500AD2">
        <w:rPr>
          <w:rStyle w:val="A1"/>
          <w:rFonts w:ascii="Arial" w:hAnsi="Arial" w:cs="Arial"/>
          <w:sz w:val="22"/>
          <w:szCs w:val="22"/>
        </w:rPr>
        <w:t xml:space="preserve">NTM-LD </w:t>
      </w:r>
      <w:r w:rsidR="00C454D8">
        <w:rPr>
          <w:rStyle w:val="A1"/>
          <w:rFonts w:ascii="Arial" w:hAnsi="Arial" w:cs="Arial"/>
          <w:sz w:val="22"/>
          <w:szCs w:val="22"/>
        </w:rPr>
        <w:t xml:space="preserve">patients, we undertook </w:t>
      </w:r>
      <w:r w:rsidR="00500AD2">
        <w:rPr>
          <w:rStyle w:val="A1"/>
          <w:rFonts w:ascii="Arial" w:hAnsi="Arial" w:cs="Arial"/>
          <w:sz w:val="22"/>
          <w:szCs w:val="22"/>
        </w:rPr>
        <w:t xml:space="preserve">such </w:t>
      </w:r>
      <w:r w:rsidR="00C454D8">
        <w:rPr>
          <w:rStyle w:val="A1"/>
          <w:rFonts w:ascii="Arial" w:hAnsi="Arial" w:cs="Arial"/>
          <w:sz w:val="22"/>
          <w:szCs w:val="22"/>
        </w:rPr>
        <w:t xml:space="preserve">a study.  </w:t>
      </w:r>
    </w:p>
    <w:p w14:paraId="24A83232" w14:textId="77777777" w:rsidR="008002E8" w:rsidRDefault="008002E8">
      <w:pPr>
        <w:rPr>
          <w:rStyle w:val="A1"/>
          <w:rFonts w:ascii="Arial" w:hAnsi="Arial" w:cs="Arial"/>
          <w:b/>
          <w:bCs/>
          <w:sz w:val="22"/>
          <w:szCs w:val="22"/>
        </w:rPr>
      </w:pPr>
    </w:p>
    <w:p w14:paraId="37FBE33C" w14:textId="77777777" w:rsidR="008002E8" w:rsidRDefault="008002E8">
      <w:pPr>
        <w:rPr>
          <w:rStyle w:val="A1"/>
          <w:rFonts w:ascii="Arial" w:hAnsi="Arial" w:cs="Arial"/>
          <w:b/>
          <w:bCs/>
          <w:sz w:val="22"/>
          <w:szCs w:val="22"/>
        </w:rPr>
      </w:pPr>
    </w:p>
    <w:p w14:paraId="75E114C1" w14:textId="77777777" w:rsidR="008002E8" w:rsidRDefault="008002E8">
      <w:pPr>
        <w:rPr>
          <w:rStyle w:val="A1"/>
          <w:rFonts w:ascii="Arial" w:hAnsi="Arial" w:cs="Arial"/>
          <w:b/>
          <w:bCs/>
          <w:sz w:val="22"/>
          <w:szCs w:val="22"/>
        </w:rPr>
      </w:pPr>
      <w:r>
        <w:rPr>
          <w:rStyle w:val="A1"/>
          <w:rFonts w:ascii="Arial" w:hAnsi="Arial" w:cs="Arial"/>
          <w:b/>
          <w:bCs/>
          <w:sz w:val="22"/>
          <w:szCs w:val="22"/>
        </w:rPr>
        <w:t>METHODS</w:t>
      </w:r>
    </w:p>
    <w:p w14:paraId="04AFEA85" w14:textId="77777777" w:rsidR="00A05282" w:rsidRDefault="00A05282">
      <w:pPr>
        <w:rPr>
          <w:rStyle w:val="A1"/>
          <w:rFonts w:ascii="Arial" w:hAnsi="Arial" w:cs="Arial"/>
          <w:b/>
          <w:bCs/>
          <w:sz w:val="22"/>
          <w:szCs w:val="22"/>
        </w:rPr>
      </w:pPr>
    </w:p>
    <w:p w14:paraId="57A4A780" w14:textId="14D32E9D" w:rsidR="008002E8" w:rsidRDefault="008002E8">
      <w:pPr>
        <w:rPr>
          <w:rStyle w:val="A1"/>
          <w:rFonts w:ascii="Arial" w:hAnsi="Arial" w:cs="Arial"/>
          <w:b/>
          <w:bCs/>
          <w:sz w:val="22"/>
          <w:szCs w:val="22"/>
        </w:rPr>
      </w:pPr>
      <w:r>
        <w:rPr>
          <w:rStyle w:val="A1"/>
          <w:rFonts w:ascii="Arial" w:hAnsi="Arial" w:cs="Arial"/>
          <w:b/>
          <w:bCs/>
          <w:sz w:val="22"/>
          <w:szCs w:val="22"/>
        </w:rPr>
        <w:t>Identification of NTM-LD subjects</w:t>
      </w:r>
    </w:p>
    <w:p w14:paraId="26F1CD84" w14:textId="7BDF9116" w:rsidR="008002E8" w:rsidRPr="003C0905" w:rsidRDefault="008002E8" w:rsidP="00A05282">
      <w:pPr>
        <w:ind w:firstLine="360"/>
        <w:rPr>
          <w:rStyle w:val="A1"/>
          <w:rFonts w:ascii="Arial" w:hAnsi="Arial" w:cs="Arial"/>
          <w:sz w:val="22"/>
          <w:szCs w:val="22"/>
        </w:rPr>
      </w:pPr>
      <w:r>
        <w:rPr>
          <w:rStyle w:val="A1"/>
          <w:rFonts w:ascii="Arial" w:hAnsi="Arial" w:cs="Arial"/>
          <w:sz w:val="22"/>
          <w:szCs w:val="22"/>
        </w:rPr>
        <w:t xml:space="preserve">A total of </w:t>
      </w:r>
      <w:r w:rsidRPr="008002E8">
        <w:rPr>
          <w:rStyle w:val="A1"/>
          <w:rFonts w:ascii="Arial" w:hAnsi="Arial" w:cs="Arial"/>
          <w:sz w:val="22"/>
          <w:szCs w:val="22"/>
        </w:rPr>
        <w:t>166</w:t>
      </w:r>
      <w:r>
        <w:rPr>
          <w:rStyle w:val="A1"/>
          <w:rFonts w:ascii="Arial" w:hAnsi="Arial" w:cs="Arial"/>
          <w:sz w:val="22"/>
          <w:szCs w:val="22"/>
        </w:rPr>
        <w:t xml:space="preserve"> consecutive patients with a diagnosis of NTM-LD was originally identified</w:t>
      </w:r>
      <w:r w:rsidR="00B43F3D">
        <w:rPr>
          <w:rStyle w:val="A1"/>
          <w:rFonts w:ascii="Arial" w:hAnsi="Arial" w:cs="Arial"/>
          <w:sz w:val="22"/>
          <w:szCs w:val="22"/>
        </w:rPr>
        <w:t xml:space="preserve"> at National Jewish Health</w:t>
      </w:r>
      <w:r w:rsidR="00A40DD1">
        <w:rPr>
          <w:rStyle w:val="A1"/>
          <w:rFonts w:ascii="Arial" w:hAnsi="Arial" w:cs="Arial"/>
          <w:sz w:val="22"/>
          <w:szCs w:val="22"/>
        </w:rPr>
        <w:t xml:space="preserve"> based on protocol approved by the Institutional Review Board at National Jewish Health and BRANY (HS-3137-528)</w:t>
      </w:r>
      <w:r>
        <w:rPr>
          <w:rStyle w:val="A1"/>
          <w:rFonts w:ascii="Arial" w:hAnsi="Arial" w:cs="Arial"/>
          <w:sz w:val="22"/>
          <w:szCs w:val="22"/>
        </w:rPr>
        <w:t xml:space="preserve">.  Upon </w:t>
      </w:r>
      <w:r w:rsidR="00B43F3D">
        <w:rPr>
          <w:rStyle w:val="A1"/>
          <w:rFonts w:ascii="Arial" w:hAnsi="Arial" w:cs="Arial"/>
          <w:sz w:val="22"/>
          <w:szCs w:val="22"/>
        </w:rPr>
        <w:t>medical chart review</w:t>
      </w:r>
      <w:r>
        <w:rPr>
          <w:rStyle w:val="A1"/>
          <w:rFonts w:ascii="Arial" w:hAnsi="Arial" w:cs="Arial"/>
          <w:sz w:val="22"/>
          <w:szCs w:val="22"/>
        </w:rPr>
        <w:t xml:space="preserve">, five of the patients only had one sputum culture positive for NTM and one </w:t>
      </w:r>
      <w:r w:rsidR="00B43F3D">
        <w:rPr>
          <w:rStyle w:val="A1"/>
          <w:rFonts w:ascii="Arial" w:hAnsi="Arial" w:cs="Arial"/>
          <w:sz w:val="22"/>
          <w:szCs w:val="22"/>
        </w:rPr>
        <w:t xml:space="preserve">only </w:t>
      </w:r>
      <w:r>
        <w:rPr>
          <w:rStyle w:val="A1"/>
          <w:rFonts w:ascii="Arial" w:hAnsi="Arial" w:cs="Arial"/>
          <w:sz w:val="22"/>
          <w:szCs w:val="22"/>
        </w:rPr>
        <w:t xml:space="preserve">had a diagnosis of </w:t>
      </w:r>
      <w:r w:rsidR="00B43F3D">
        <w:rPr>
          <w:rStyle w:val="A1"/>
          <w:rFonts w:ascii="Arial" w:hAnsi="Arial" w:cs="Arial"/>
          <w:sz w:val="22"/>
          <w:szCs w:val="22"/>
        </w:rPr>
        <w:t>lung disease due to</w:t>
      </w:r>
      <w:r>
        <w:rPr>
          <w:rStyle w:val="A1"/>
          <w:rFonts w:ascii="Arial" w:hAnsi="Arial" w:cs="Arial"/>
          <w:sz w:val="22"/>
          <w:szCs w:val="22"/>
        </w:rPr>
        <w:t xml:space="preserve"> coccidioidomycosis</w:t>
      </w:r>
      <w:r w:rsidR="00B43F3D">
        <w:rPr>
          <w:rStyle w:val="A1"/>
          <w:rFonts w:ascii="Arial" w:hAnsi="Arial" w:cs="Arial"/>
          <w:sz w:val="22"/>
          <w:szCs w:val="22"/>
        </w:rPr>
        <w:t>; thus,</w:t>
      </w:r>
      <w:r>
        <w:rPr>
          <w:rStyle w:val="A1"/>
          <w:rFonts w:ascii="Arial" w:hAnsi="Arial" w:cs="Arial"/>
          <w:sz w:val="22"/>
          <w:szCs w:val="22"/>
        </w:rPr>
        <w:t xml:space="preserve"> </w:t>
      </w:r>
      <w:r w:rsidR="00B43F3D">
        <w:rPr>
          <w:rStyle w:val="A1"/>
          <w:rFonts w:ascii="Arial" w:hAnsi="Arial" w:cs="Arial"/>
          <w:sz w:val="22"/>
          <w:szCs w:val="22"/>
        </w:rPr>
        <w:t>none of these six subjects met criteria for</w:t>
      </w:r>
      <w:r>
        <w:rPr>
          <w:rStyle w:val="A1"/>
          <w:rFonts w:ascii="Arial" w:hAnsi="Arial" w:cs="Arial"/>
          <w:sz w:val="22"/>
          <w:szCs w:val="22"/>
        </w:rPr>
        <w:t xml:space="preserve"> NTM-LD.</w:t>
      </w:r>
    </w:p>
    <w:p w14:paraId="7FBC7215" w14:textId="77777777" w:rsidR="008002E8" w:rsidRDefault="008002E8">
      <w:pPr>
        <w:rPr>
          <w:rStyle w:val="A1"/>
          <w:rFonts w:ascii="Arial" w:hAnsi="Arial" w:cs="Arial"/>
          <w:b/>
          <w:bCs/>
          <w:sz w:val="22"/>
          <w:szCs w:val="22"/>
        </w:rPr>
      </w:pPr>
    </w:p>
    <w:p w14:paraId="7AB88BAC" w14:textId="77777777" w:rsidR="00A05282" w:rsidRDefault="00A05282">
      <w:pPr>
        <w:rPr>
          <w:rStyle w:val="A1"/>
          <w:rFonts w:ascii="Arial" w:hAnsi="Arial" w:cs="Arial"/>
          <w:b/>
          <w:bCs/>
          <w:sz w:val="22"/>
          <w:szCs w:val="22"/>
        </w:rPr>
      </w:pPr>
      <w:r>
        <w:rPr>
          <w:rStyle w:val="A1"/>
          <w:rFonts w:ascii="Arial" w:hAnsi="Arial" w:cs="Arial"/>
          <w:b/>
          <w:bCs/>
          <w:sz w:val="22"/>
          <w:szCs w:val="22"/>
        </w:rPr>
        <w:t>Scoring of the chest CT features</w:t>
      </w:r>
    </w:p>
    <w:p w14:paraId="07D97929" w14:textId="35005D6B" w:rsidR="00A05282" w:rsidRPr="00CD02A8" w:rsidRDefault="00CD02A8" w:rsidP="00CD02A8">
      <w:pPr>
        <w:ind w:firstLine="360"/>
        <w:rPr>
          <w:rStyle w:val="A1"/>
          <w:rFonts w:ascii="Arial" w:hAnsi="Arial" w:cs="Arial"/>
          <w:sz w:val="22"/>
          <w:szCs w:val="22"/>
        </w:rPr>
      </w:pPr>
      <w:r w:rsidRPr="00CD02A8">
        <w:rPr>
          <w:rStyle w:val="A1"/>
          <w:rFonts w:ascii="Arial" w:hAnsi="Arial" w:cs="Arial"/>
          <w:sz w:val="22"/>
          <w:szCs w:val="22"/>
        </w:rPr>
        <w:t xml:space="preserve">The latest chest CT scans </w:t>
      </w:r>
      <w:r w:rsidR="00B83AF9">
        <w:rPr>
          <w:rStyle w:val="A1"/>
          <w:rFonts w:ascii="Arial" w:hAnsi="Arial" w:cs="Arial"/>
          <w:sz w:val="22"/>
          <w:szCs w:val="22"/>
        </w:rPr>
        <w:t xml:space="preserve">of the 160 NTM-LD patients </w:t>
      </w:r>
      <w:r w:rsidRPr="00CD02A8">
        <w:rPr>
          <w:rStyle w:val="A1"/>
          <w:rFonts w:ascii="Arial" w:hAnsi="Arial" w:cs="Arial"/>
          <w:sz w:val="22"/>
          <w:szCs w:val="22"/>
        </w:rPr>
        <w:t xml:space="preserve">prior to any </w:t>
      </w:r>
      <w:r w:rsidR="009319C0">
        <w:rPr>
          <w:rStyle w:val="A1"/>
          <w:rFonts w:ascii="Arial" w:hAnsi="Arial" w:cs="Arial"/>
          <w:sz w:val="22"/>
          <w:szCs w:val="22"/>
        </w:rPr>
        <w:t xml:space="preserve">surgical </w:t>
      </w:r>
      <w:r w:rsidRPr="00CD02A8">
        <w:rPr>
          <w:rStyle w:val="A1"/>
          <w:rFonts w:ascii="Arial" w:hAnsi="Arial" w:cs="Arial"/>
          <w:sz w:val="22"/>
          <w:szCs w:val="22"/>
        </w:rPr>
        <w:t>lung resection were analyzed independently by a chest radiologist and a pulmonologist</w:t>
      </w:r>
      <w:r w:rsidR="00B83AF9">
        <w:rPr>
          <w:rStyle w:val="A1"/>
          <w:rFonts w:ascii="Arial" w:hAnsi="Arial" w:cs="Arial"/>
          <w:sz w:val="22"/>
          <w:szCs w:val="22"/>
        </w:rPr>
        <w:t xml:space="preserve"> for eight CT scan features in each lobe</w:t>
      </w:r>
      <w:r>
        <w:rPr>
          <w:rStyle w:val="A1"/>
          <w:rFonts w:ascii="Arial" w:hAnsi="Arial" w:cs="Arial"/>
          <w:sz w:val="22"/>
          <w:szCs w:val="22"/>
        </w:rPr>
        <w:t xml:space="preserve">.  For the </w:t>
      </w:r>
      <w:r w:rsidR="000438F7">
        <w:rPr>
          <w:rStyle w:val="A1"/>
          <w:rFonts w:ascii="Arial" w:hAnsi="Arial" w:cs="Arial"/>
          <w:sz w:val="22"/>
          <w:szCs w:val="22"/>
        </w:rPr>
        <w:t xml:space="preserve">five </w:t>
      </w:r>
      <w:r>
        <w:rPr>
          <w:rStyle w:val="A1"/>
          <w:rFonts w:ascii="Arial" w:hAnsi="Arial" w:cs="Arial"/>
          <w:sz w:val="22"/>
          <w:szCs w:val="22"/>
        </w:rPr>
        <w:t>ordinal features (bronchiectasis, atelectasis, consolidation, ground glass opacities, and tree-in-bud opacities)</w:t>
      </w:r>
      <w:r w:rsidR="00B83AF9">
        <w:rPr>
          <w:rStyle w:val="A1"/>
          <w:rFonts w:ascii="Arial" w:hAnsi="Arial" w:cs="Arial"/>
          <w:sz w:val="22"/>
          <w:szCs w:val="22"/>
        </w:rPr>
        <w:t>,</w:t>
      </w:r>
      <w:r>
        <w:rPr>
          <w:rStyle w:val="A1"/>
          <w:rFonts w:ascii="Arial" w:hAnsi="Arial" w:cs="Arial"/>
          <w:sz w:val="22"/>
          <w:szCs w:val="22"/>
        </w:rPr>
        <w:t xml:space="preserve"> each of the two scorer</w:t>
      </w:r>
      <w:r w:rsidR="00B83AF9">
        <w:rPr>
          <w:rStyle w:val="A1"/>
          <w:rFonts w:ascii="Arial" w:hAnsi="Arial" w:cs="Arial"/>
          <w:sz w:val="22"/>
          <w:szCs w:val="22"/>
        </w:rPr>
        <w:t>s</w:t>
      </w:r>
      <w:r>
        <w:rPr>
          <w:rStyle w:val="A1"/>
          <w:rFonts w:ascii="Arial" w:hAnsi="Arial" w:cs="Arial"/>
          <w:sz w:val="22"/>
          <w:szCs w:val="22"/>
        </w:rPr>
        <w:t xml:space="preserve"> estimated</w:t>
      </w:r>
      <w:r w:rsidR="00B83AF9">
        <w:rPr>
          <w:rStyle w:val="A1"/>
          <w:rFonts w:ascii="Arial" w:hAnsi="Arial" w:cs="Arial"/>
          <w:sz w:val="22"/>
          <w:szCs w:val="22"/>
        </w:rPr>
        <w:t xml:space="preserve"> visually</w:t>
      </w:r>
      <w:r>
        <w:rPr>
          <w:rStyle w:val="A1"/>
          <w:rFonts w:ascii="Arial" w:hAnsi="Arial" w:cs="Arial"/>
          <w:sz w:val="22"/>
          <w:szCs w:val="22"/>
        </w:rPr>
        <w:t xml:space="preserve"> the extent of involvement of the lobe based on the following grades (Grade 0: no involvement; Grade 1: &lt;25% of the lobe involved; Grade 2: 25-50% involvement; Grade 3: &gt;50% involvement.  </w:t>
      </w:r>
      <w:r w:rsidR="009C17D3">
        <w:rPr>
          <w:rStyle w:val="A1"/>
          <w:rFonts w:ascii="Arial" w:hAnsi="Arial" w:cs="Arial"/>
          <w:sz w:val="22"/>
          <w:szCs w:val="22"/>
        </w:rPr>
        <w:t xml:space="preserve">For the </w:t>
      </w:r>
      <w:r w:rsidR="000438F7">
        <w:rPr>
          <w:rStyle w:val="A1"/>
          <w:rFonts w:ascii="Arial" w:hAnsi="Arial" w:cs="Arial"/>
          <w:sz w:val="22"/>
          <w:szCs w:val="22"/>
        </w:rPr>
        <w:t xml:space="preserve">three </w:t>
      </w:r>
      <w:r w:rsidR="009C17D3">
        <w:rPr>
          <w:rStyle w:val="A1"/>
          <w:rFonts w:ascii="Arial" w:hAnsi="Arial" w:cs="Arial"/>
          <w:sz w:val="22"/>
          <w:szCs w:val="22"/>
        </w:rPr>
        <w:t xml:space="preserve">binary features (nodules &gt; 1 cm, </w:t>
      </w:r>
      <w:r w:rsidR="000438F7">
        <w:rPr>
          <w:rStyle w:val="A1"/>
          <w:rFonts w:ascii="Arial" w:hAnsi="Arial" w:cs="Arial"/>
          <w:sz w:val="22"/>
          <w:szCs w:val="22"/>
        </w:rPr>
        <w:t xml:space="preserve">thick-walled </w:t>
      </w:r>
      <w:r w:rsidR="009C17D3">
        <w:rPr>
          <w:rStyle w:val="A1"/>
          <w:rFonts w:ascii="Arial" w:hAnsi="Arial" w:cs="Arial"/>
          <w:sz w:val="22"/>
          <w:szCs w:val="22"/>
        </w:rPr>
        <w:t>cavities</w:t>
      </w:r>
      <w:r w:rsidR="000438F7">
        <w:rPr>
          <w:rStyle w:val="A1"/>
          <w:rFonts w:ascii="Arial" w:hAnsi="Arial" w:cs="Arial"/>
          <w:sz w:val="22"/>
          <w:szCs w:val="22"/>
        </w:rPr>
        <w:t xml:space="preserve"> [≥ 3 mm wall thickness] and thin-walled cavities [&lt;3 mm wall thickness]</w:t>
      </w:r>
      <w:r w:rsidR="009C17D3">
        <w:rPr>
          <w:rStyle w:val="A1"/>
          <w:rFonts w:ascii="Arial" w:hAnsi="Arial" w:cs="Arial"/>
          <w:sz w:val="22"/>
          <w:szCs w:val="22"/>
        </w:rPr>
        <w:t>), scoring for each lobe were either present or absent</w:t>
      </w:r>
      <w:r w:rsidR="000438F7">
        <w:rPr>
          <w:rStyle w:val="A1"/>
          <w:rFonts w:ascii="Arial" w:hAnsi="Arial" w:cs="Arial"/>
          <w:sz w:val="22"/>
          <w:szCs w:val="22"/>
        </w:rPr>
        <w:t>; the number of nodules and cavities in each lobe were also tabulated</w:t>
      </w:r>
      <w:r w:rsidR="009C17D3">
        <w:rPr>
          <w:rStyle w:val="A1"/>
          <w:rFonts w:ascii="Arial" w:hAnsi="Arial" w:cs="Arial"/>
          <w:sz w:val="22"/>
          <w:szCs w:val="22"/>
        </w:rPr>
        <w:t xml:space="preserve">.  </w:t>
      </w:r>
      <w:r>
        <w:rPr>
          <w:rStyle w:val="A1"/>
          <w:rFonts w:ascii="Arial" w:hAnsi="Arial" w:cs="Arial"/>
          <w:sz w:val="22"/>
          <w:szCs w:val="22"/>
        </w:rPr>
        <w:t xml:space="preserve">For </w:t>
      </w:r>
      <w:r w:rsidR="00B83AF9">
        <w:rPr>
          <w:rStyle w:val="A1"/>
          <w:rFonts w:ascii="Arial" w:hAnsi="Arial" w:cs="Arial"/>
          <w:sz w:val="22"/>
          <w:szCs w:val="22"/>
        </w:rPr>
        <w:lastRenderedPageBreak/>
        <w:t>both the scoring and statistical analyses of the data</w:t>
      </w:r>
      <w:r>
        <w:rPr>
          <w:rStyle w:val="A1"/>
          <w:rFonts w:ascii="Arial" w:hAnsi="Arial" w:cs="Arial"/>
          <w:sz w:val="22"/>
          <w:szCs w:val="22"/>
        </w:rPr>
        <w:t>, the lingula is counted as a separate “lobe” and the “left upper lobe” denotes the left upper lobe minus the lingula.</w:t>
      </w:r>
    </w:p>
    <w:p w14:paraId="527BEAD1" w14:textId="77777777" w:rsidR="00B83AF9" w:rsidRDefault="00B83AF9" w:rsidP="00B83AF9">
      <w:pPr>
        <w:pStyle w:val="Heading2"/>
        <w:spacing w:before="0" w:after="0"/>
        <w:rPr>
          <w:rFonts w:ascii="Arial" w:hAnsi="Arial" w:cs="Arial"/>
          <w:b/>
          <w:bCs/>
          <w:color w:val="000000" w:themeColor="text1"/>
          <w:sz w:val="22"/>
          <w:szCs w:val="22"/>
        </w:rPr>
      </w:pPr>
      <w:bookmarkStart w:id="0" w:name="_Toc202767290"/>
      <w:bookmarkStart w:id="1" w:name="_Toc203442971"/>
    </w:p>
    <w:p w14:paraId="06286142" w14:textId="18500FD4" w:rsidR="00D93E5D" w:rsidRPr="00B83AF9" w:rsidRDefault="00A05282" w:rsidP="00B83AF9">
      <w:pPr>
        <w:pStyle w:val="Heading2"/>
        <w:spacing w:before="0" w:after="0"/>
        <w:rPr>
          <w:rFonts w:ascii="Arial" w:hAnsi="Arial" w:cs="Arial"/>
          <w:b/>
          <w:bCs/>
          <w:color w:val="000000" w:themeColor="text1"/>
          <w:sz w:val="22"/>
          <w:szCs w:val="22"/>
        </w:rPr>
      </w:pPr>
      <w:r w:rsidRPr="00B76247">
        <w:rPr>
          <w:rFonts w:ascii="Arial" w:hAnsi="Arial" w:cs="Arial"/>
          <w:b/>
          <w:bCs/>
          <w:color w:val="000000" w:themeColor="text1"/>
          <w:sz w:val="22"/>
          <w:szCs w:val="22"/>
        </w:rPr>
        <w:t>Data</w:t>
      </w:r>
      <w:bookmarkEnd w:id="0"/>
      <w:bookmarkEnd w:id="1"/>
      <w:r w:rsidRPr="00B76247">
        <w:rPr>
          <w:rFonts w:ascii="Arial" w:hAnsi="Arial" w:cs="Arial"/>
          <w:b/>
          <w:bCs/>
          <w:color w:val="000000" w:themeColor="text1"/>
          <w:sz w:val="22"/>
          <w:szCs w:val="22"/>
        </w:rPr>
        <w:t>set</w:t>
      </w:r>
    </w:p>
    <w:p w14:paraId="39C31E7A" w14:textId="681CADBE" w:rsidR="00A05282" w:rsidRPr="00A05282" w:rsidRDefault="00A05282" w:rsidP="00B83AF9">
      <w:pPr>
        <w:ind w:firstLine="360"/>
        <w:rPr>
          <w:rFonts w:ascii="Arial" w:hAnsi="Arial" w:cs="Arial"/>
          <w:sz w:val="22"/>
          <w:szCs w:val="22"/>
        </w:rPr>
      </w:pPr>
      <w:r w:rsidRPr="00A05282">
        <w:rPr>
          <w:rFonts w:ascii="Arial" w:hAnsi="Arial" w:cs="Arial"/>
          <w:sz w:val="22"/>
          <w:szCs w:val="22"/>
        </w:rPr>
        <w:t xml:space="preserve">For each subject, six regions of the lungs were assessed for these features: the right upper lobe (RUL), right middle lobe (RML), right lower lobe (RLL), left upper </w:t>
      </w:r>
      <w:r w:rsidR="00B83AF9">
        <w:rPr>
          <w:rFonts w:ascii="Arial" w:hAnsi="Arial" w:cs="Arial"/>
          <w:sz w:val="22"/>
          <w:szCs w:val="22"/>
        </w:rPr>
        <w:t xml:space="preserve">lobe </w:t>
      </w:r>
      <w:r w:rsidR="009319C0">
        <w:rPr>
          <w:rFonts w:ascii="Arial" w:hAnsi="Arial" w:cs="Arial"/>
          <w:sz w:val="22"/>
          <w:szCs w:val="22"/>
        </w:rPr>
        <w:t>minus lingula</w:t>
      </w:r>
      <w:r w:rsidRPr="00A05282">
        <w:rPr>
          <w:rFonts w:ascii="Arial" w:hAnsi="Arial" w:cs="Arial"/>
          <w:sz w:val="22"/>
          <w:szCs w:val="22"/>
        </w:rPr>
        <w:t xml:space="preserve"> (L</w:t>
      </w:r>
      <w:r w:rsidR="009319C0">
        <w:rPr>
          <w:rFonts w:ascii="Arial" w:hAnsi="Arial" w:cs="Arial"/>
          <w:sz w:val="22"/>
          <w:szCs w:val="22"/>
        </w:rPr>
        <w:t>UL–ling</w:t>
      </w:r>
      <w:r w:rsidRPr="00A05282">
        <w:rPr>
          <w:rFonts w:ascii="Arial" w:hAnsi="Arial" w:cs="Arial"/>
          <w:sz w:val="22"/>
          <w:szCs w:val="22"/>
        </w:rPr>
        <w:t>), lingula, and left lower lobe (LLL)</w:t>
      </w:r>
      <w:r w:rsidR="00B83AF9">
        <w:rPr>
          <w:rFonts w:ascii="Arial" w:hAnsi="Arial" w:cs="Arial"/>
          <w:sz w:val="22"/>
          <w:szCs w:val="22"/>
        </w:rPr>
        <w:t xml:space="preserve"> </w:t>
      </w:r>
      <w:r w:rsidR="004F1A99">
        <w:rPr>
          <w:rFonts w:ascii="Arial" w:hAnsi="Arial" w:cs="Arial"/>
          <w:sz w:val="22"/>
          <w:szCs w:val="22"/>
        </w:rPr>
        <w:fldChar w:fldCharType="begin"/>
      </w:r>
      <w:r w:rsidR="00D43850">
        <w:rPr>
          <w:rFonts w:ascii="Arial" w:hAnsi="Arial" w:cs="Arial"/>
          <w:sz w:val="22"/>
          <w:szCs w:val="22"/>
        </w:rPr>
        <w:instrText xml:space="preserve"> ADDIN EN.CITE &lt;EndNote&gt;&lt;Cite&gt;&lt;Author&gt;Hazelton&lt;/Author&gt;&lt;Year&gt;2000&lt;/Year&gt;&lt;RecNum&gt;24&lt;/RecNum&gt;&lt;DisplayText&gt;(4, 5)&lt;/DisplayText&gt;&lt;record&gt;&lt;rec-number&gt;24&lt;/rec-number&gt;&lt;foreign-keys&gt;&lt;key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Cite&gt;&lt;Author&gt;Lee&lt;/Author&gt;&lt;Year&gt;2013&lt;/Year&gt;&lt;RecNum&gt;21&lt;/RecNum&gt;&lt;record&gt;&lt;rec-number&gt;21&lt;/rec-number&gt;&lt;foreign-keys&gt;&lt;key app="EN" db-id="davez2z9k9exfledsz7x0sarperdr9rsa9rr" timestamp="1551139542"&gt;21&lt;/key&gt;&lt;/foreign-keys&gt;&lt;ref-type name="Journal Article"&gt;17&lt;/ref-type&gt;&lt;contributors&gt;&lt;authors&gt;&lt;author&gt;Lee, Y.&lt;/author&gt;&lt;author&gt;Song, J.W.&lt;/author&gt;&lt;author&gt;Chae, E.J.&lt;/author&gt;&lt;author&gt;Lee, H.J.&lt;/author&gt;&lt;author&gt;Lee, C.W.&lt;/author&gt;&lt;author&gt;Do, K.H.&lt;/author&gt;&lt;author&gt;Seo, J.B.&lt;/author&gt;&lt;author&gt;Kim, M.Y.&lt;/author&gt;&lt;author&gt;Lee, J.S.&lt;/author&gt;&lt;author&gt;Song, K.S.&lt;/author&gt;&lt;author&gt;Shim, T.S.&lt;/author&gt;&lt;/authors&gt;&lt;/contributors&gt;&lt;titles&gt;&lt;title&gt;CT findings of pulmonary non-tuberculous mycobacterial infection in non-AIDS immunocompromised patients: a case-controlled comparison with immunocompetent patients.&lt;/title&gt;&lt;secondary-title&gt;Br J Radiol&lt;/secondary-title&gt;&lt;/titles&gt;&lt;periodical&gt;&lt;full-title&gt;Br J Radiol&lt;/full-title&gt;&lt;/periodical&gt;&lt;pages&gt;20120209&lt;/pages&gt;&lt;volume&gt;86&lt;/volume&gt;&lt;dates&gt;&lt;year&gt;2013&lt;/year&gt;&lt;/dates&gt;&lt;urls&gt;&lt;/urls&gt;&lt;electronic-resource-num&gt;10.1259/bjr.20120209&lt;/electronic-resource-num&gt;&lt;/record&gt;&lt;/Cite&gt;&lt;/EndNote&gt;</w:instrText>
      </w:r>
      <w:r w:rsidR="004F1A99">
        <w:rPr>
          <w:rFonts w:ascii="Arial" w:hAnsi="Arial" w:cs="Arial"/>
          <w:sz w:val="22"/>
          <w:szCs w:val="22"/>
        </w:rPr>
        <w:fldChar w:fldCharType="separate"/>
      </w:r>
      <w:r w:rsidR="00D43850">
        <w:rPr>
          <w:rFonts w:ascii="Arial" w:hAnsi="Arial" w:cs="Arial"/>
          <w:noProof/>
          <w:sz w:val="22"/>
          <w:szCs w:val="22"/>
        </w:rPr>
        <w:t>(4, 5)</w:t>
      </w:r>
      <w:r w:rsidR="004F1A99">
        <w:rPr>
          <w:rFonts w:ascii="Arial" w:hAnsi="Arial" w:cs="Arial"/>
          <w:sz w:val="22"/>
          <w:szCs w:val="22"/>
        </w:rPr>
        <w:fldChar w:fldCharType="end"/>
      </w:r>
      <w:r w:rsidRPr="00A05282">
        <w:rPr>
          <w:rFonts w:ascii="Arial" w:hAnsi="Arial" w:cs="Arial"/>
          <w:sz w:val="22"/>
          <w:szCs w:val="22"/>
        </w:rPr>
        <w:t>.</w:t>
      </w:r>
    </w:p>
    <w:p w14:paraId="0D74EE2A" w14:textId="77777777" w:rsidR="00A05282" w:rsidRPr="00C31D99" w:rsidRDefault="00A05282" w:rsidP="00D93E5D">
      <w:pPr>
        <w:pStyle w:val="Heading2"/>
        <w:rPr>
          <w:rFonts w:ascii="Arial" w:hAnsi="Arial" w:cs="Arial"/>
          <w:color w:val="000000" w:themeColor="text1"/>
          <w:sz w:val="22"/>
          <w:szCs w:val="22"/>
          <w:u w:val="single"/>
        </w:rPr>
      </w:pPr>
      <w:bookmarkStart w:id="2" w:name="_Toc202767291"/>
      <w:bookmarkStart w:id="3" w:name="_Toc203442972"/>
      <w:r w:rsidRPr="00C31D99">
        <w:rPr>
          <w:rFonts w:ascii="Arial" w:hAnsi="Arial" w:cs="Arial"/>
          <w:color w:val="000000" w:themeColor="text1"/>
          <w:sz w:val="22"/>
          <w:szCs w:val="22"/>
          <w:u w:val="single"/>
        </w:rPr>
        <w:t>Modeling</w:t>
      </w:r>
      <w:bookmarkEnd w:id="2"/>
      <w:bookmarkEnd w:id="3"/>
    </w:p>
    <w:p w14:paraId="59E16B71" w14:textId="7F7439C4" w:rsidR="00A05282" w:rsidRDefault="00A05282" w:rsidP="00914322">
      <w:pPr>
        <w:ind w:firstLine="360"/>
        <w:rPr>
          <w:rFonts w:ascii="Arial" w:hAnsi="Arial" w:cs="Arial"/>
          <w:sz w:val="22"/>
          <w:szCs w:val="22"/>
        </w:rPr>
      </w:pPr>
      <w:r w:rsidRPr="00A05282">
        <w:rPr>
          <w:rFonts w:ascii="Arial" w:hAnsi="Arial" w:cs="Arial"/>
          <w:sz w:val="22"/>
          <w:szCs w:val="22"/>
        </w:rPr>
        <w:t>Our approach to modeling the data for this study was inspired by statistical analyses performed in a pilot study of this data with 71 subjects.  In this pilot study, features with ordinal outcomes were modeled using ordinal logistic regression mixed models with a cumulative logit link and random intercepts for subjects.  Similarly, features with binary outcomes were modeled using logistic regression mixed models with a logit link and random intercepts for subjects.  In the pilot study, a consensus score was achieved between the two raters via a third rater (radiologist), meaning only one set of scores was analyzed.  This approach, while more straightforward, ignores important variability in assessing the associations in the model.  The purpose of this study is to include rater as a variable for our modeling and retain both sets of raters’ scores for our analysis.</w:t>
      </w:r>
      <w:bookmarkStart w:id="4" w:name="_Toc202767292"/>
    </w:p>
    <w:p w14:paraId="6B5A91B5" w14:textId="77777777" w:rsidR="00B83AF9" w:rsidRDefault="00B83AF9" w:rsidP="00914322">
      <w:pPr>
        <w:ind w:firstLine="360"/>
        <w:rPr>
          <w:rFonts w:ascii="Arial" w:hAnsi="Arial" w:cs="Arial"/>
          <w:sz w:val="22"/>
          <w:szCs w:val="22"/>
        </w:rPr>
      </w:pPr>
    </w:p>
    <w:p w14:paraId="2C932664" w14:textId="24688439" w:rsidR="00B83AF9" w:rsidRPr="00A05282" w:rsidRDefault="00B83AF9" w:rsidP="00B83AF9">
      <w:pPr>
        <w:ind w:firstLine="360"/>
        <w:rPr>
          <w:rFonts w:ascii="Arial" w:hAnsi="Arial" w:cs="Arial"/>
          <w:sz w:val="22"/>
          <w:szCs w:val="22"/>
        </w:rPr>
      </w:pPr>
      <w:r w:rsidRPr="00A05282">
        <w:rPr>
          <w:rFonts w:ascii="Arial" w:hAnsi="Arial" w:cs="Arial"/>
          <w:sz w:val="22"/>
          <w:szCs w:val="22"/>
        </w:rPr>
        <w:t>Although ground-glass opacity was assigned an ordinal score, it exhibited sparseness in the “2” and “3” categories.  To facilitate stable model estimation, this feature was dichotomized into a binary variable, with 0 representing no involvement in the given lobe, and 1 indicating involvement in the lobe (i.e. the “1”, “2”, and “3” categories were collapsed into the “1” binary score).  With six lobes scored for each subject and two different raters performing the scoring, there are 12 repeated measures per subject for each feature.</w:t>
      </w:r>
    </w:p>
    <w:p w14:paraId="37E3B202" w14:textId="77777777" w:rsidR="00A05282" w:rsidRPr="00C31D99" w:rsidRDefault="00A05282" w:rsidP="00D93E5D">
      <w:pPr>
        <w:pStyle w:val="Heading3"/>
        <w:rPr>
          <w:rFonts w:ascii="Arial" w:hAnsi="Arial" w:cs="Arial"/>
          <w:color w:val="000000" w:themeColor="text1"/>
          <w:sz w:val="22"/>
          <w:szCs w:val="22"/>
          <w:u w:val="single"/>
        </w:rPr>
      </w:pPr>
      <w:bookmarkStart w:id="5" w:name="_Toc203442973"/>
      <w:r w:rsidRPr="00C31D99">
        <w:rPr>
          <w:rFonts w:ascii="Arial" w:hAnsi="Arial" w:cs="Arial"/>
          <w:color w:val="000000" w:themeColor="text1"/>
          <w:sz w:val="22"/>
          <w:szCs w:val="22"/>
          <w:u w:val="single"/>
        </w:rPr>
        <w:t>Features with Binary Outcomes</w:t>
      </w:r>
      <w:bookmarkEnd w:id="4"/>
      <w:bookmarkEnd w:id="5"/>
    </w:p>
    <w:p w14:paraId="3530B60B" w14:textId="344E1535" w:rsidR="00A05282" w:rsidRPr="00A05282" w:rsidRDefault="00A05282" w:rsidP="00914322">
      <w:pPr>
        <w:ind w:firstLine="360"/>
        <w:rPr>
          <w:rFonts w:ascii="Arial" w:eastAsiaTheme="minorEastAsia" w:hAnsi="Arial" w:cs="Arial"/>
          <w:sz w:val="22"/>
          <w:szCs w:val="22"/>
        </w:rPr>
      </w:pPr>
      <w:r w:rsidRPr="00A05282">
        <w:rPr>
          <w:rFonts w:ascii="Arial" w:hAnsi="Arial" w:cs="Arial"/>
          <w:sz w:val="22"/>
          <w:szCs w:val="22"/>
        </w:rPr>
        <w:t xml:space="preserve">For the features with binary outcomes (ground-glass opacities, large nodules, thin wall cavities, and thick wall cavities), we modeled using two approaches.  The first approach, which we refer to as our full model, used a logistic regression mixed modeling approach, with binary score as the outcome, lobe and rater as fixed effects, a random intercept for subject, a nested random effect for rater within subject, and a logit link function.  </w:t>
      </w:r>
      <w:r w:rsidR="00C81952">
        <w:rPr>
          <w:rFonts w:ascii="Arial" w:hAnsi="Arial" w:cs="Arial"/>
          <w:sz w:val="22"/>
          <w:szCs w:val="22"/>
        </w:rPr>
        <w:t>W</w:t>
      </w:r>
      <w:r w:rsidRPr="00A05282">
        <w:rPr>
          <w:rFonts w:ascii="Arial" w:hAnsi="Arial" w:cs="Arial"/>
          <w:sz w:val="22"/>
          <w:szCs w:val="22"/>
        </w:rPr>
        <w:t xml:space="preserve">e can </w:t>
      </w:r>
      <w:r w:rsidR="00C81952">
        <w:rPr>
          <w:rFonts w:ascii="Arial" w:hAnsi="Arial" w:cs="Arial"/>
          <w:sz w:val="22"/>
          <w:szCs w:val="22"/>
        </w:rPr>
        <w:t xml:space="preserve">also </w:t>
      </w:r>
      <w:r w:rsidRPr="00A05282">
        <w:rPr>
          <w:rFonts w:ascii="Arial" w:hAnsi="Arial" w:cs="Arial"/>
          <w:sz w:val="22"/>
          <w:szCs w:val="22"/>
        </w:rPr>
        <w:t xml:space="preserve">express this model using statistical modeling notation as follows. Let </w:t>
      </w:r>
      <m:oMath>
        <m:r>
          <w:rPr>
            <w:rFonts w:ascii="Cambria Math" w:hAnsi="Cambria Math" w:cs="Arial"/>
            <w:sz w:val="22"/>
            <w:szCs w:val="22"/>
          </w:rPr>
          <m:t>i=1, …, 166</m:t>
        </m:r>
      </m:oMath>
      <w:r w:rsidRPr="00A05282">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05282">
        <w:rPr>
          <w:rFonts w:ascii="Arial" w:eastAsiaTheme="minorEastAsia" w:hAnsi="Arial" w:cs="Arial"/>
          <w:sz w:val="22"/>
          <w:szCs w:val="22"/>
        </w:rPr>
        <w:t xml:space="preserve"> be lobe, and </w:t>
      </w:r>
      <m:oMath>
        <m:r>
          <w:rPr>
            <w:rFonts w:ascii="Cambria Math" w:eastAsiaTheme="minorEastAsia" w:hAnsi="Cambria Math" w:cs="Arial"/>
            <w:sz w:val="22"/>
            <w:szCs w:val="22"/>
          </w:rPr>
          <m:t>k=JW, VH</m:t>
        </m:r>
      </m:oMath>
      <w:r w:rsidRPr="00A05282">
        <w:rPr>
          <w:rFonts w:ascii="Arial" w:eastAsiaTheme="minorEastAsia" w:hAnsi="Arial" w:cs="Arial"/>
          <w:sz w:val="22"/>
          <w:szCs w:val="22"/>
        </w:rPr>
        <w:t xml:space="preserve"> be rater</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&lt;EndNote&gt;&lt;Cite&gt;&lt;Author&gt;Larsen&lt;/Author&gt;&lt;Year&gt;2000&lt;/Year&gt;&lt;RecNum&gt;40&lt;/RecNum&gt;&lt;DisplayText&gt;(6)&lt;/DisplayText&gt;&lt;record&gt;&lt;rec-number&gt;40&lt;/rec-number&gt;&lt;foreign-keys&gt;&lt;key app="EN" db-id="davez2z9k9exfledsz7x0sarperdr9rsa9rr" timestamp="1763670488"&gt;40&lt;/key&gt;&lt;/foreign-keys&gt;&lt;ref-type name="Journal Article"&gt;17&lt;/ref-type&gt;&lt;contributors&gt;&lt;authors&gt;&lt;author&gt;Larsen, K.&lt;/author&gt;&lt;author&gt;Petersen, J.H.&lt;/author&gt;&lt;author&gt;Budtz</w:instrText>
      </w:r>
      <w:r w:rsidR="00D43850">
        <w:rPr>
          <w:rFonts w:ascii="Cambria Math" w:eastAsiaTheme="minorEastAsia" w:hAnsi="Cambria Math" w:cs="Cambria Math"/>
          <w:sz w:val="22"/>
          <w:szCs w:val="22"/>
        </w:rPr>
        <w:instrText>‐</w:instrText>
      </w:r>
      <w:r w:rsidR="00D43850">
        <w:rPr>
          <w:rFonts w:ascii="Arial" w:eastAsiaTheme="minorEastAsia" w:hAnsi="Arial" w:cs="Arial"/>
          <w:sz w:val="22"/>
          <w:szCs w:val="22"/>
        </w:rPr>
        <w:instrText>Jørgensen, E.&lt;/author&gt;&lt;author&gt;Endahl, L.&lt;/author&gt;&lt;/authors&gt;&lt;/contributors&gt;&lt;titles&gt;&lt;title&gt;Interpreting Parameters in the Logistic Regression Model with Random Effects.&lt;/title&gt;&lt;secondary-title&gt;Biometrics&lt;/secondary-title&gt;&lt;/titles&gt;&lt;periodical&gt;&lt;full-title&gt;Biometrics&lt;/full-title&gt;&lt;/periodical&gt;&lt;pages&gt;909–914&lt;/pages&gt;&lt;volume&gt;56&lt;/volume&gt;&lt;dates&gt;&lt;year&gt;2000&lt;/year&gt;&lt;/dates&gt;&lt;urls&gt;&lt;/urls&gt;&lt;electronic-resource-num&gt;10.1111/j.0006-341X.2000.00909.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(6)</w:t>
      </w:r>
      <w:r w:rsidR="004F1A99">
        <w:rPr>
          <w:rFonts w:ascii="Arial" w:eastAsiaTheme="minorEastAsia" w:hAnsi="Arial" w:cs="Arial"/>
          <w:sz w:val="22"/>
          <w:szCs w:val="22"/>
        </w:rPr>
        <w:fldChar w:fldCharType="end"/>
      </w:r>
      <w:r w:rsidRPr="00A05282">
        <w:rPr>
          <w:rFonts w:ascii="Arial" w:eastAsiaTheme="minorEastAsia" w:hAnsi="Arial" w:cs="Arial"/>
          <w:sz w:val="22"/>
          <w:szCs w:val="22"/>
        </w:rPr>
        <w:t>.  Our statistical model can thus be expressed as:</w:t>
      </w:r>
    </w:p>
    <w:p w14:paraId="28C48A21" w14:textId="77777777" w:rsidR="00A05282" w:rsidRDefault="000B7609"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m:t>
            </m:r>
          </m:sub>
        </m:sSub>
        <m:r>
          <w:rPr>
            <w:rFonts w:ascii="Cambria Math" w:hAnsi="Cambria Math"/>
          </w:rPr>
          <m:t xml:space="preserve">= </m:t>
        </m:r>
        <m:r>
          <w:rPr>
            <w:rFonts w:ascii="Cambria Math" w:hAnsi="Cambria Math"/>
          </w:rPr>
          <m:t>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=1</m:t>
                </m:r>
              </m:e>
            </m:d>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r>
                  <w:rPr>
                    <w:rFonts w:ascii="Cambria Math" w:hAnsi="Cambria Math"/>
                  </w:rPr>
                  <m:t>i</m:t>
                </m:r>
              </m:e>
            </m:d>
          </m:sub>
        </m:sSub>
      </m:oMath>
      <w:r w:rsidR="00A05282">
        <w:rPr>
          <w:rFonts w:eastAsiaTheme="minorEastAsia"/>
        </w:rPr>
        <w:t>,</w:t>
      </w:r>
    </w:p>
    <w:p w14:paraId="16F3EE6E" w14:textId="77777777" w:rsidR="00A05282" w:rsidRPr="00AB48E0" w:rsidRDefault="00A05282" w:rsidP="00D93E5D">
      <w:pPr>
        <w:rPr>
          <w:rFonts w:ascii="Arial" w:eastAsiaTheme="minorEastAsia" w:hAnsi="Arial" w:cs="Arial"/>
          <w:sz w:val="22"/>
          <w:szCs w:val="22"/>
        </w:rPr>
      </w:pPr>
      <w:r w:rsidRPr="00AB48E0">
        <w:rPr>
          <w:rFonts w:ascii="Arial"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AB48E0">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oMath>
      <w:r w:rsidRPr="00AB48E0">
        <w:rPr>
          <w:rFonts w:ascii="Arial" w:eastAsiaTheme="minorEastAsia" w:hAnsi="Arial" w:cs="Arial"/>
          <w:sz w:val="22"/>
          <w:szCs w:val="22"/>
        </w:rPr>
        <w:t xml:space="preserve"> is the nested random effect for rater within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w:t>
      </w:r>
    </w:p>
    <w:p w14:paraId="23556714" w14:textId="77777777" w:rsidR="00D93E5D" w:rsidRDefault="00A05282" w:rsidP="00D93E5D">
      <w:pPr>
        <w:rPr>
          <w:rFonts w:eastAsiaTheme="minorEastAsia"/>
        </w:rPr>
      </w:pPr>
      <w:r>
        <w:rPr>
          <w:rFonts w:eastAsiaTheme="minorEastAsia"/>
        </w:rPr>
        <w:tab/>
      </w:r>
    </w:p>
    <w:p w14:paraId="270EAEA8" w14:textId="69CAC787" w:rsidR="00A05282" w:rsidRPr="00AB48E0" w:rsidRDefault="00A05282" w:rsidP="00914322">
      <w:pPr>
        <w:ind w:firstLine="360"/>
        <w:rPr>
          <w:rFonts w:ascii="Arial" w:eastAsiaTheme="minorEastAsia" w:hAnsi="Arial" w:cs="Arial"/>
          <w:sz w:val="22"/>
          <w:szCs w:val="22"/>
        </w:rPr>
      </w:pPr>
      <w:r w:rsidRPr="00AB48E0">
        <w:rPr>
          <w:rFonts w:ascii="Arial" w:eastAsiaTheme="minorEastAsia" w:hAnsi="Arial" w:cs="Arial"/>
          <w:sz w:val="22"/>
          <w:szCs w:val="22"/>
        </w:rPr>
        <w:t xml:space="preserve">Our second modeling approach, </w:t>
      </w:r>
      <w:r w:rsidRPr="00AB48E0">
        <w:rPr>
          <w:rFonts w:ascii="Arial" w:hAnsi="Arial" w:cs="Arial"/>
          <w:sz w:val="22"/>
          <w:szCs w:val="22"/>
        </w:rPr>
        <w:t xml:space="preserve">which we refer to as our reduced model, again used a logistic regression mixed modeling approach, with binary score as the outcome, lobe and rater as fixed effects, a random intercept for subject, with a logit link function, but without a nested random effect for rater within subject.  Again by Larsen et al. (2000), we can express this model using statistical modeling notation as follows. Let </w:t>
      </w:r>
      <m:oMath>
        <m:r>
          <w:rPr>
            <w:rFonts w:ascii="Cambria Math" w:hAnsi="Cambria Math" w:cs="Arial"/>
            <w:sz w:val="22"/>
            <w:szCs w:val="22"/>
          </w:rPr>
          <m:t>i=1, …, 166</m:t>
        </m:r>
      </m:oMath>
      <w:r w:rsidRPr="00AB48E0">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B48E0">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AB48E0">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AB48E0">
        <w:rPr>
          <w:rFonts w:ascii="Arial" w:eastAsiaTheme="minorEastAsia" w:hAnsi="Arial" w:cs="Arial"/>
          <w:sz w:val="22"/>
          <w:szCs w:val="22"/>
        </w:rPr>
        <w:t xml:space="preserve"> be the cut-points between the ordinal categories.  Our statistical model can thus be expressed as:</w:t>
      </w:r>
    </w:p>
    <w:p w14:paraId="794F1B73" w14:textId="77777777" w:rsidR="00A05282" w:rsidRDefault="000B7609"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m:t>
            </m:r>
          </m:sub>
        </m:sSub>
        <m:r>
          <w:rPr>
            <w:rFonts w:ascii="Cambria Math" w:hAnsi="Cambria Math"/>
          </w:rPr>
          <m:t xml:space="preserve">= </m:t>
        </m:r>
        <m:r>
          <w:rPr>
            <w:rFonts w:ascii="Cambria Math" w:hAnsi="Cambria Math"/>
          </w:rPr>
          <m:t>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=1</m:t>
                </m:r>
              </m:e>
            </m:d>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6ADD025C" w14:textId="77777777" w:rsidR="00A05282" w:rsidRPr="00AB48E0" w:rsidRDefault="00A05282" w:rsidP="00D93E5D">
      <w:pPr>
        <w:rPr>
          <w:rFonts w:ascii="Arial" w:eastAsiaTheme="minorEastAsia" w:hAnsi="Arial" w:cs="Arial"/>
          <w:sz w:val="22"/>
          <w:szCs w:val="22"/>
        </w:rPr>
      </w:pPr>
      <w:r w:rsidRPr="00AB48E0">
        <w:rPr>
          <w:rFonts w:ascii="Arial"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AB48E0">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AB48E0">
        <w:rPr>
          <w:rFonts w:ascii="Arial" w:eastAsiaTheme="minorEastAsia" w:hAnsi="Arial" w:cs="Arial"/>
          <w:sz w:val="22"/>
          <w:szCs w:val="22"/>
        </w:rPr>
        <w:t xml:space="preserve">.  This reduced approach, like in the ordinal features case, was taken primarily for the binary features where the full model did </w:t>
      </w:r>
      <w:r w:rsidRPr="00AB48E0">
        <w:rPr>
          <w:rFonts w:ascii="Arial" w:eastAsiaTheme="minorEastAsia" w:hAnsi="Arial" w:cs="Arial"/>
          <w:sz w:val="22"/>
          <w:szCs w:val="22"/>
        </w:rPr>
        <w:lastRenderedPageBreak/>
        <w:t>not converge due to the complex random effects structure. We also fit this reduced model for the features where the full model did converge as a means of sensitivity analysis to check if the simpler random effects structure changes the model estimate for the effect of lobe, which is our main estimate of interest in addressing the research question.</w:t>
      </w:r>
    </w:p>
    <w:p w14:paraId="63F251A7" w14:textId="77777777" w:rsidR="00914322" w:rsidRDefault="00914322" w:rsidP="00D93E5D">
      <w:pPr>
        <w:ind w:firstLine="720"/>
        <w:rPr>
          <w:rFonts w:ascii="Arial" w:eastAsiaTheme="minorEastAsia" w:hAnsi="Arial" w:cs="Arial"/>
          <w:sz w:val="22"/>
          <w:szCs w:val="22"/>
        </w:rPr>
      </w:pPr>
    </w:p>
    <w:p w14:paraId="3BB07FBA" w14:textId="2BD6A12F" w:rsidR="00A05282" w:rsidRPr="00AB48E0" w:rsidRDefault="00A05282" w:rsidP="00914322">
      <w:pPr>
        <w:ind w:firstLine="360"/>
        <w:rPr>
          <w:rFonts w:ascii="Arial" w:eastAsiaTheme="minorEastAsia" w:hAnsi="Arial" w:cs="Arial"/>
          <w:sz w:val="22"/>
          <w:szCs w:val="22"/>
        </w:rPr>
      </w:pPr>
      <w:r w:rsidRPr="00AB48E0">
        <w:rPr>
          <w:rFonts w:ascii="Arial" w:eastAsiaTheme="minorEastAsia" w:hAnsi="Arial" w:cs="Arial"/>
          <w:sz w:val="22"/>
          <w:szCs w:val="22"/>
        </w:rPr>
        <w:t>This reduced model also has some inherent shortcomings to keep in mind.  The lack of a random rater term means that now rater is only treated as a fixed effect, so the model cannot parse subject versus rater variation, which does not allow for the calculation of the interclass correlation coefficient (ICC) as we have outlined it in the Interrater Reliability section (see below).  Also, with only a single subject-level intercept, the repeated measures structure may also be oversimplified, assuming every observation within a subject is equally correlated.</w:t>
      </w:r>
    </w:p>
    <w:p w14:paraId="7D20E998" w14:textId="77777777" w:rsidR="00A05282" w:rsidRPr="00C31D99" w:rsidRDefault="00A05282" w:rsidP="00D93E5D">
      <w:pPr>
        <w:pStyle w:val="Heading3"/>
        <w:rPr>
          <w:rFonts w:ascii="Arial" w:hAnsi="Arial" w:cs="Arial"/>
          <w:color w:val="000000" w:themeColor="text1"/>
          <w:sz w:val="22"/>
          <w:szCs w:val="22"/>
          <w:u w:val="single"/>
        </w:rPr>
      </w:pPr>
      <w:bookmarkStart w:id="6" w:name="_Toc202767293"/>
      <w:bookmarkStart w:id="7" w:name="_Toc203442974"/>
      <w:r w:rsidRPr="00C31D99">
        <w:rPr>
          <w:rFonts w:ascii="Arial" w:hAnsi="Arial" w:cs="Arial"/>
          <w:color w:val="000000" w:themeColor="text1"/>
          <w:sz w:val="22"/>
          <w:szCs w:val="22"/>
          <w:u w:val="single"/>
        </w:rPr>
        <w:t>Features with Ordinal Outcomes</w:t>
      </w:r>
      <w:bookmarkEnd w:id="6"/>
      <w:bookmarkEnd w:id="7"/>
    </w:p>
    <w:p w14:paraId="72AE630D" w14:textId="4C020675" w:rsidR="00A05282" w:rsidRPr="00AB48E0" w:rsidRDefault="00A05282" w:rsidP="00E34CB2">
      <w:pPr>
        <w:ind w:firstLine="360"/>
        <w:rPr>
          <w:rFonts w:ascii="Arial" w:eastAsiaTheme="minorEastAsia" w:hAnsi="Arial" w:cs="Arial"/>
          <w:sz w:val="22"/>
          <w:szCs w:val="22"/>
        </w:rPr>
      </w:pPr>
      <w:r w:rsidRPr="00AB48E0">
        <w:rPr>
          <w:rFonts w:ascii="Arial" w:hAnsi="Arial" w:cs="Arial"/>
          <w:sz w:val="22"/>
          <w:szCs w:val="22"/>
        </w:rPr>
        <w:t xml:space="preserve">For the features with ordinal outcomes (tree-in-bud opacities, consolidation, bronchiectasis, and atelectasis), we modeled using three approaches.  The first approach, which we refer to as our full model, used an ordinal logistic regression mixed modeling approach, with ordinal score as the outcome, lobe and rater as fixed effects, a random intercept for subject, a nested random effect for rater within subject, and a cumulative logit link function.  This nested random effect for rater produces unique random rater effect estimates for each subject, as opposed to an unnested random effect for rater which would only produce 2 estimates.  In a similar way to Hedeker and Gibbons (1994), we can express this model using statistical modeling notation as follows. Let </w:t>
      </w:r>
      <m:oMath>
        <m:r>
          <w:rPr>
            <w:rFonts w:ascii="Cambria Math" w:hAnsi="Cambria Math" w:cs="Arial"/>
            <w:sz w:val="22"/>
            <w:szCs w:val="22"/>
          </w:rPr>
          <m:t>i=1, …, 166</m:t>
        </m:r>
      </m:oMath>
      <w:r w:rsidRPr="00AB48E0">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AB48E0">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AB48E0">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AB48E0">
        <w:rPr>
          <w:rFonts w:ascii="Arial" w:eastAsiaTheme="minorEastAsia" w:hAnsi="Arial" w:cs="Arial"/>
          <w:sz w:val="22"/>
          <w:szCs w:val="22"/>
        </w:rPr>
        <w:t xml:space="preserve"> be the cut-points between the ordinal categories.  Our statistical model can thus be expressed as:</w:t>
      </w:r>
    </w:p>
    <w:p w14:paraId="271AED39" w14:textId="77777777" w:rsidR="00A05282" w:rsidRDefault="000B7609"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xml:space="preserve">= </m:t>
        </m:r>
        <m:r>
          <w:rPr>
            <w:rFonts w:ascii="Cambria Math" w:hAnsi="Cambria Math"/>
          </w:rPr>
          <m:t>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m:t>
                </m:r>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d>
              <m:dPr>
                <m:ctrlPr>
                  <w:rPr>
                    <w:rFonts w:ascii="Cambria Math" w:hAnsi="Cambria Math"/>
                    <w:i/>
                  </w:rPr>
                </m:ctrlPr>
              </m:dPr>
              <m:e>
                <m:r>
                  <w:rPr>
                    <w:rFonts w:ascii="Cambria Math" w:hAnsi="Cambria Math"/>
                  </w:rPr>
                  <m:t>i</m:t>
                </m:r>
              </m:e>
            </m:d>
          </m:sub>
        </m:sSub>
      </m:oMath>
      <w:r w:rsidR="00A05282">
        <w:rPr>
          <w:rFonts w:eastAsiaTheme="minorEastAsia"/>
        </w:rPr>
        <w:t>,</w:t>
      </w:r>
    </w:p>
    <w:p w14:paraId="4F0B7527"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oMath>
      <w:r w:rsidRPr="00B76247">
        <w:rPr>
          <w:rFonts w:ascii="Arial" w:eastAsiaTheme="minorEastAsia" w:hAnsi="Arial" w:cs="Arial"/>
          <w:sz w:val="22"/>
          <w:szCs w:val="22"/>
        </w:rPr>
        <w:t xml:space="preserve"> is the nested random effect for rater within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k</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i</m:t>
                </m:r>
              </m:e>
            </m:d>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w:t>
      </w:r>
    </w:p>
    <w:p w14:paraId="2A825A50" w14:textId="77777777" w:rsidR="00914322" w:rsidRDefault="00A05282" w:rsidP="00D93E5D">
      <w:pPr>
        <w:rPr>
          <w:rFonts w:eastAsiaTheme="minorEastAsia"/>
        </w:rPr>
      </w:pPr>
      <w:r>
        <w:rPr>
          <w:rFonts w:eastAsiaTheme="minorEastAsia"/>
        </w:rPr>
        <w:tab/>
      </w:r>
    </w:p>
    <w:p w14:paraId="059A4405" w14:textId="329C1FF2"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 xml:space="preserve">Our second modeling approach, </w:t>
      </w:r>
      <w:r w:rsidRPr="00B76247">
        <w:rPr>
          <w:rFonts w:ascii="Arial" w:hAnsi="Arial" w:cs="Arial"/>
          <w:sz w:val="22"/>
          <w:szCs w:val="22"/>
        </w:rPr>
        <w:t xml:space="preserve">which we refer to as our reduced model, again used an ordinal logistic regression mixed modeling approach, with ordinal score as the outcome, lobe and rater as fixed effects, a random intercept for subject, with a cumulative logit link function, but without a nested random effect for rater within subject.  In a similar way to Agresti (2010), we can express this model using statistical modeling notation as follows. Let </w:t>
      </w:r>
      <m:oMath>
        <m:r>
          <w:rPr>
            <w:rFonts w:ascii="Cambria Math" w:hAnsi="Cambria Math" w:cs="Arial"/>
            <w:sz w:val="22"/>
            <w:szCs w:val="22"/>
          </w:rPr>
          <m:t>i=1, …, 166</m:t>
        </m:r>
      </m:oMath>
      <w:r w:rsidRPr="00B76247">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B76247">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B76247">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B76247">
        <w:rPr>
          <w:rFonts w:ascii="Arial" w:eastAsiaTheme="minorEastAsia" w:hAnsi="Arial" w:cs="Arial"/>
          <w:sz w:val="22"/>
          <w:szCs w:val="22"/>
        </w:rPr>
        <w:t xml:space="preserve"> be the cut-points between the ordinal categories.  Our statistical model can thus be expressed as:</w:t>
      </w:r>
    </w:p>
    <w:p w14:paraId="0A30280C" w14:textId="77777777" w:rsidR="00A05282" w:rsidRDefault="000B7609"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xml:space="preserve">= </m:t>
        </m:r>
        <m:r>
          <w:rPr>
            <w:rFonts w:ascii="Cambria Math" w:hAnsi="Cambria Math"/>
          </w:rPr>
          <m:t>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m:t>
                </m:r>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j</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k</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747CF89F"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This reduced approach was taken primarily for the features where the full model did not converge due to the complex random effects structure. We also fit this reduced model for the features where the full model did converge as a means of sensitivity analysis to check if the simpler random effects structure changes the model estimate for the effect of lobe, which is our main estimate of interest in addressing the research question.  Please note that the same caveats we mentioned for our binary reduced model apply here as well. </w:t>
      </w:r>
    </w:p>
    <w:p w14:paraId="35BFF5EF" w14:textId="77777777" w:rsidR="00914322" w:rsidRDefault="00914322" w:rsidP="00D93E5D">
      <w:pPr>
        <w:rPr>
          <w:rFonts w:eastAsiaTheme="minorEastAsia"/>
        </w:rPr>
      </w:pPr>
    </w:p>
    <w:p w14:paraId="795AE8AA" w14:textId="2007B926"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Our third modeling approach, which we refer to as our non-proportional odds (NPO) model, sought to relax the proportional odds assumption that the other two modeling approaches abide by, thereby allowing the effect of lobe to differ across the category thresholds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&lt;EndNote&gt;&lt;Cite&gt;&lt;Author&gt;McCullagh&lt;/Author&gt;&lt;Year&gt;1980&lt;/Year&gt;&lt;RecNum&gt;45&lt;/RecNum&gt;&lt;DisplayText&gt;(7)&lt;/DisplayText&gt;&lt;record&gt;&lt;rec-number&gt;45&lt;/rec-number&gt;&lt;foreign-keys&gt;&lt;key app="EN" db-id="davez2z9k9exfledsz7x0sarperdr9rsa9rr" timestamp="1763671139"&gt;45&lt;/key&gt;&lt;/foreign-keys&gt;&lt;ref-type name="Journal Article"&gt;17&lt;/ref-type&gt;&lt;contributors&gt;&lt;authors&gt;&lt;author&gt;McCullagh, P.&lt;/author&gt;&lt;/authors&gt;&lt;/contributors&gt;&lt;titles&gt;&lt;title&gt;Regression Models for Ordinal Data.&lt;/title&gt;&lt;secondary-title&gt;J Royal Stat Soc: Series B (Methodol)&lt;/secondary-title&gt;&lt;/titles&gt;&lt;periodical&gt;&lt;full-title&gt;J Royal Stat Soc: Series B (Methodol)&lt;/full-title&gt;&lt;/periodical&gt;&lt;pages&gt;109–127&lt;/pages&gt;&lt;volume&gt;42&lt;/volume&gt;&lt;dates&gt;&lt;year&gt;1980&lt;/year&gt;&lt;/dates&gt;&lt;urls&gt;&lt;/urls&gt;&lt;electronic-resource-num&gt;10.1111/j.2517-6161.1980.tb01109.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(7)</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We </w:t>
      </w:r>
      <w:r w:rsidRPr="00B76247">
        <w:rPr>
          <w:rFonts w:ascii="Arial" w:hAnsi="Arial" w:cs="Arial"/>
          <w:sz w:val="22"/>
          <w:szCs w:val="22"/>
        </w:rPr>
        <w:t xml:space="preserve">again </w:t>
      </w:r>
      <w:r w:rsidRPr="00B76247">
        <w:rPr>
          <w:rFonts w:ascii="Arial" w:hAnsi="Arial" w:cs="Arial"/>
          <w:sz w:val="22"/>
          <w:szCs w:val="22"/>
        </w:rPr>
        <w:lastRenderedPageBreak/>
        <w:t xml:space="preserve">modeled this using an ordinal logistic regression mixed modeling approach, with ordinal score as the outcome, lobe and rater as fixed effects that we allowed to differ across the category thresholds, a random intercept for subject, and a cumulative logit link function.  We can express this model using </w:t>
      </w:r>
      <w:r w:rsidR="00C81952">
        <w:rPr>
          <w:rFonts w:ascii="Arial" w:hAnsi="Arial" w:cs="Arial"/>
          <w:sz w:val="22"/>
          <w:szCs w:val="22"/>
        </w:rPr>
        <w:t xml:space="preserve">another </w:t>
      </w:r>
      <w:r w:rsidRPr="00B76247">
        <w:rPr>
          <w:rFonts w:ascii="Arial" w:hAnsi="Arial" w:cs="Arial"/>
          <w:sz w:val="22"/>
          <w:szCs w:val="22"/>
        </w:rPr>
        <w:t xml:space="preserve">statistical </w:t>
      </w:r>
      <w:r w:rsidRPr="00C81952">
        <w:rPr>
          <w:rFonts w:ascii="Arial" w:hAnsi="Arial" w:cs="Arial"/>
          <w:sz w:val="22"/>
          <w:szCs w:val="22"/>
        </w:rPr>
        <w:t xml:space="preserve">notation </w:t>
      </w:r>
      <w:r w:rsidR="004F1A99">
        <w:rPr>
          <w:rFonts w:ascii="Arial" w:hAnsi="Arial" w:cs="Arial"/>
          <w:sz w:val="22"/>
          <w:szCs w:val="22"/>
        </w:rPr>
        <w:fldChar w:fldCharType="begin"/>
      </w:r>
      <w:r w:rsidR="00D43850">
        <w:rPr>
          <w:rFonts w:ascii="Arial" w:hAnsi="Arial" w:cs="Arial"/>
          <w:sz w:val="22"/>
          <w:szCs w:val="22"/>
        </w:rPr>
        <w:instrText xml:space="preserve"> ADDIN EN.CITE &lt;EndNote&gt;&lt;Cite&gt;&lt;Author&gt;Lin&lt;/Author&gt;&lt;Year&gt;2021&lt;/Year&gt;&lt;RecNum&gt;42&lt;/RecNum&gt;&lt;DisplayText&gt;(8)&lt;/DisplayText&gt;&lt;record&gt;&lt;rec-number&gt;42&lt;/rec-number&gt;&lt;foreign-keys&gt;&lt;key app="EN" db-id="davez2z9k9exfledsz7x0sarperdr9rsa9rr" timestamp="1763670779"&gt;42&lt;/key&gt;&lt;/foreign-keys&gt;&lt;ref-type name="Journal Article"&gt;17&lt;/ref-type&gt;&lt;contributors&gt;&lt;authors&gt;&lt;author&gt;Lin, X.&lt;/author&gt;&lt;author&gt;Mermelstein, R.&lt;/author&gt;&lt;author&gt;Hedeker, D.&lt;/author&gt;&lt;/authors&gt;&lt;/contributors&gt;&lt;titles&gt;&lt;title&gt;Analysis of multivariate longitudinal substance use outcomes using multivariate mixed cumulative logit model.&lt;/title&gt;&lt;secondary-title&gt;BMC Med Res Methodol&lt;/secondary-title&gt;&lt;/titles&gt;&lt;periodical&gt;&lt;full-title&gt;BMC Med Res Methodol&lt;/full-title&gt;&lt;/periodical&gt;&lt;pages&gt;239&lt;/pages&gt;&lt;volume&gt;21&lt;/volume&gt;&lt;dates&gt;&lt;year&gt;2021&lt;/year&gt;&lt;/dates&gt;&lt;urls&gt;&lt;/urls&gt;&lt;electronic-resource-num&gt;10.1186/s12874-021-01444-1&lt;/electronic-resource-num&gt;&lt;/record&gt;&lt;/Cite&gt;&lt;/EndNote&gt;</w:instrText>
      </w:r>
      <w:r w:rsidR="004F1A99">
        <w:rPr>
          <w:rFonts w:ascii="Arial" w:hAnsi="Arial" w:cs="Arial"/>
          <w:sz w:val="22"/>
          <w:szCs w:val="22"/>
        </w:rPr>
        <w:fldChar w:fldCharType="separate"/>
      </w:r>
      <w:r w:rsidR="00D43850">
        <w:rPr>
          <w:rFonts w:ascii="Arial" w:hAnsi="Arial" w:cs="Arial"/>
          <w:noProof/>
          <w:sz w:val="22"/>
          <w:szCs w:val="22"/>
        </w:rPr>
        <w:t>(8)</w:t>
      </w:r>
      <w:r w:rsidR="004F1A99">
        <w:rPr>
          <w:rFonts w:ascii="Arial" w:hAnsi="Arial" w:cs="Arial"/>
          <w:sz w:val="22"/>
          <w:szCs w:val="22"/>
        </w:rPr>
        <w:fldChar w:fldCharType="end"/>
      </w:r>
      <w:r w:rsidRPr="00C81952">
        <w:rPr>
          <w:rFonts w:ascii="Arial" w:hAnsi="Arial" w:cs="Arial"/>
          <w:sz w:val="22"/>
          <w:szCs w:val="22"/>
        </w:rPr>
        <w:t>.  Let</w:t>
      </w:r>
      <w:r w:rsidRPr="00B76247">
        <w:rPr>
          <w:rFonts w:ascii="Arial" w:hAnsi="Arial" w:cs="Arial"/>
          <w:sz w:val="22"/>
          <w:szCs w:val="22"/>
        </w:rPr>
        <w:t xml:space="preserve"> </w:t>
      </w:r>
      <m:oMath>
        <m:r>
          <w:rPr>
            <w:rFonts w:ascii="Cambria Math" w:hAnsi="Cambria Math" w:cs="Arial"/>
            <w:sz w:val="22"/>
            <w:szCs w:val="22"/>
          </w:rPr>
          <m:t>i=1, …, 166</m:t>
        </m:r>
      </m:oMath>
      <w:r w:rsidRPr="00B76247">
        <w:rPr>
          <w:rFonts w:ascii="Arial" w:eastAsiaTheme="minorEastAsia" w:hAnsi="Arial" w:cs="Arial"/>
          <w:sz w:val="22"/>
          <w:szCs w:val="22"/>
        </w:rPr>
        <w:t xml:space="preserve"> be subject, </w:t>
      </w:r>
      <m:oMath>
        <m:r>
          <w:rPr>
            <w:rFonts w:ascii="Cambria Math" w:eastAsiaTheme="minorEastAsia" w:hAnsi="Cambria Math" w:cs="Arial"/>
            <w:sz w:val="22"/>
            <w:szCs w:val="22"/>
          </w:rPr>
          <m:t>j=RUL, …, LLL</m:t>
        </m:r>
      </m:oMath>
      <w:r w:rsidRPr="00B76247">
        <w:rPr>
          <w:rFonts w:ascii="Arial" w:eastAsiaTheme="minorEastAsia" w:hAnsi="Arial" w:cs="Arial"/>
          <w:sz w:val="22"/>
          <w:szCs w:val="22"/>
        </w:rPr>
        <w:t xml:space="preserve"> be lobe, </w:t>
      </w:r>
      <m:oMath>
        <m:r>
          <w:rPr>
            <w:rFonts w:ascii="Cambria Math" w:eastAsiaTheme="minorEastAsia" w:hAnsi="Cambria Math" w:cs="Arial"/>
            <w:sz w:val="22"/>
            <w:szCs w:val="22"/>
          </w:rPr>
          <m:t>k=JW, VH</m:t>
        </m:r>
      </m:oMath>
      <w:r w:rsidRPr="00B76247">
        <w:rPr>
          <w:rFonts w:ascii="Arial" w:eastAsiaTheme="minorEastAsia" w:hAnsi="Arial" w:cs="Arial"/>
          <w:sz w:val="22"/>
          <w:szCs w:val="22"/>
        </w:rPr>
        <w:t xml:space="preserve"> be rater, and </w:t>
      </w:r>
      <m:oMath>
        <m:r>
          <w:rPr>
            <w:rFonts w:ascii="Cambria Math" w:eastAsiaTheme="minorEastAsia" w:hAnsi="Cambria Math" w:cs="Arial"/>
            <w:sz w:val="22"/>
            <w:szCs w:val="22"/>
          </w:rPr>
          <m:t>l=1,2,3</m:t>
        </m:r>
      </m:oMath>
      <w:r w:rsidRPr="00B76247">
        <w:rPr>
          <w:rFonts w:ascii="Arial" w:eastAsiaTheme="minorEastAsia" w:hAnsi="Arial" w:cs="Arial"/>
          <w:sz w:val="22"/>
          <w:szCs w:val="22"/>
        </w:rPr>
        <w:t xml:space="preserve"> be the cut-points between the ordinal categories.  Our statistical model can thus be expressed as:</w:t>
      </w:r>
    </w:p>
    <w:p w14:paraId="2F9CBA2B" w14:textId="77777777" w:rsidR="00A05282" w:rsidRDefault="000B7609" w:rsidP="00D93E5D">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ijkl</m:t>
            </m:r>
          </m:sub>
        </m:sSub>
        <m:r>
          <w:rPr>
            <w:rFonts w:ascii="Cambria Math" w:hAnsi="Cambria Math"/>
          </w:rPr>
          <m:t xml:space="preserve">= </m:t>
        </m:r>
        <m:r>
          <w:rPr>
            <w:rFonts w:ascii="Cambria Math" w:hAnsi="Cambria Math"/>
          </w:rPr>
          <m:t>logit</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ijk</m:t>
                    </m:r>
                  </m:sub>
                </m:sSub>
                <m:r>
                  <w:rPr>
                    <w:rFonts w:ascii="Cambria Math" w:hAnsi="Cambria Math"/>
                  </w:rPr>
                  <m:t>≤</m:t>
                </m:r>
                <m: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r>
              <w:rPr>
                <w:rFonts w:ascii="Cambria Math" w:hAnsi="Cambria Math"/>
              </w:rPr>
              <m:t>jl</m:t>
            </m:r>
          </m:sub>
        </m:sSub>
        <m:d>
          <m:dPr>
            <m:ctrlPr>
              <w:rPr>
                <w:rFonts w:ascii="Cambria Math" w:hAnsi="Cambria Math"/>
                <w:i/>
              </w:rPr>
            </m:ctrlPr>
          </m:dPr>
          <m:e>
            <m:r>
              <w:rPr>
                <w:rFonts w:ascii="Cambria Math" w:hAnsi="Cambria Math"/>
              </w:rPr>
              <m:t>lob</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r>
              <w:rPr>
                <w:rFonts w:ascii="Cambria Math" w:hAnsi="Cambria Math"/>
              </w:rPr>
              <m:t>kl</m:t>
            </m:r>
          </m:sub>
        </m:sSub>
        <m:d>
          <m:dPr>
            <m:ctrlPr>
              <w:rPr>
                <w:rFonts w:ascii="Cambria Math" w:hAnsi="Cambria Math"/>
                <w:i/>
              </w:rPr>
            </m:ctrlPr>
          </m:dPr>
          <m:e>
            <m:r>
              <w:rPr>
                <w:rFonts w:ascii="Cambria Math" w:hAnsi="Cambria Math"/>
              </w:rPr>
              <m:t>rate</m:t>
            </m:r>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sidR="00A05282">
        <w:rPr>
          <w:rFonts w:eastAsiaTheme="minorEastAsia"/>
        </w:rPr>
        <w:t>,</w:t>
      </w:r>
    </w:p>
    <w:p w14:paraId="2A9ED991" w14:textId="77777777" w:rsidR="00A05282" w:rsidRPr="00B76247" w:rsidRDefault="00A05282" w:rsidP="00D93E5D">
      <w:pPr>
        <w:rPr>
          <w:rFonts w:ascii="Arial" w:eastAsiaTheme="minorEastAsia" w:hAnsi="Arial" w:cs="Arial"/>
          <w:sz w:val="22"/>
          <w:szCs w:val="22"/>
        </w:rPr>
      </w:pPr>
      <w:r w:rsidRPr="00B76247">
        <w:rPr>
          <w:rFonts w:ascii="Arial" w:hAnsi="Arial" w:cs="Arial"/>
          <w:sz w:val="22"/>
          <w:szCs w:val="22"/>
        </w:rPr>
        <w:t xml:space="preserve">where </w:t>
      </w:r>
      <m:oMath>
        <m:sSub>
          <m:sSubPr>
            <m:ctrlPr>
              <w:rPr>
                <w:rFonts w:ascii="Cambria Math" w:hAnsi="Cambria Math" w:cs="Arial"/>
                <w:i/>
                <w:sz w:val="22"/>
                <w:szCs w:val="22"/>
              </w:rPr>
            </m:ctrlPr>
          </m:sSubPr>
          <m:e>
            <m:r>
              <w:rPr>
                <w:rFonts w:ascii="Cambria Math" w:hAnsi="Cambria Math" w:cs="Arial"/>
                <w:sz w:val="22"/>
                <w:szCs w:val="22"/>
              </w:rPr>
              <m:t>α</m:t>
            </m:r>
          </m:e>
          <m:sub>
            <m:r>
              <w:rPr>
                <w:rFonts w:ascii="Cambria Math" w:hAnsi="Cambria Math" w:cs="Arial"/>
                <w:sz w:val="22"/>
                <w:szCs w:val="22"/>
              </w:rPr>
              <m:t>l</m:t>
            </m:r>
          </m:sub>
        </m:sSub>
      </m:oMath>
      <w:r w:rsidRPr="00B76247">
        <w:rPr>
          <w:rFonts w:ascii="Arial" w:eastAsiaTheme="minorEastAsia" w:hAnsi="Arial" w:cs="Arial"/>
          <w:sz w:val="22"/>
          <w:szCs w:val="22"/>
        </w:rPr>
        <w:t xml:space="preserve"> is the cut-point-dependent intercept,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1jl</m:t>
            </m:r>
          </m:sub>
        </m:sSub>
      </m:oMath>
      <w:r w:rsidRPr="00B76247">
        <w:rPr>
          <w:rFonts w:ascii="Arial" w:eastAsiaTheme="minorEastAsia" w:hAnsi="Arial" w:cs="Arial"/>
          <w:sz w:val="22"/>
          <w:szCs w:val="22"/>
        </w:rPr>
        <w:t xml:space="preserve"> is the cut-point-dependent coefficient vector for lobe,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2kl</m:t>
            </m:r>
          </m:sub>
        </m:sSub>
      </m:oMath>
      <w:r w:rsidRPr="00B76247">
        <w:rPr>
          <w:rFonts w:ascii="Arial" w:eastAsiaTheme="minorEastAsia" w:hAnsi="Arial" w:cs="Arial"/>
          <w:sz w:val="22"/>
          <w:szCs w:val="22"/>
        </w:rPr>
        <w:t xml:space="preserve"> is the cut-point-dependent coefficient vector for rater,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is the random intercept for subject with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i</m:t>
            </m:r>
          </m:sub>
        </m:sSub>
        <m:r>
          <w:rPr>
            <w:rFonts w:ascii="Cambria Math" w:eastAsiaTheme="minorEastAsia" w:hAnsi="Cambria Math" w:cs="Arial"/>
            <w:sz w:val="22"/>
            <w:szCs w:val="22"/>
          </w:rPr>
          <m:t>∼N(0,</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m:t>
        </m:r>
      </m:oMath>
      <w:r w:rsidRPr="00B76247">
        <w:rPr>
          <w:rFonts w:ascii="Arial" w:eastAsiaTheme="minorEastAsia" w:hAnsi="Arial" w:cs="Arial"/>
          <w:sz w:val="22"/>
          <w:szCs w:val="22"/>
        </w:rPr>
        <w:t xml:space="preserve">.  </w:t>
      </w:r>
    </w:p>
    <w:p w14:paraId="2B0D5044" w14:textId="77777777" w:rsidR="00A05282" w:rsidRPr="00C31D99" w:rsidRDefault="00A05282" w:rsidP="00D93E5D">
      <w:pPr>
        <w:pStyle w:val="Heading3"/>
        <w:rPr>
          <w:rFonts w:ascii="Arial" w:hAnsi="Arial" w:cs="Arial"/>
          <w:color w:val="000000" w:themeColor="text1"/>
          <w:sz w:val="22"/>
          <w:szCs w:val="22"/>
          <w:u w:val="single"/>
        </w:rPr>
      </w:pPr>
      <w:bookmarkStart w:id="8" w:name="_Toc202767294"/>
      <w:bookmarkStart w:id="9" w:name="_Toc203442975"/>
      <w:r w:rsidRPr="00C31D99">
        <w:rPr>
          <w:rFonts w:ascii="Arial" w:hAnsi="Arial" w:cs="Arial"/>
          <w:color w:val="000000" w:themeColor="text1"/>
          <w:sz w:val="22"/>
          <w:szCs w:val="22"/>
          <w:u w:val="single"/>
        </w:rPr>
        <w:t>Estimation Method</w:t>
      </w:r>
      <w:bookmarkEnd w:id="8"/>
      <w:bookmarkEnd w:id="9"/>
    </w:p>
    <w:p w14:paraId="38CD0A35" w14:textId="75569BBF"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All models were fit by maximum-likelihood estimation.  In the case of generalized linear mixed models, the likelihood function cannot be expressed in closed form due to the presence of random effects.  These random effects must be integrated out to achieve the marginal likelihood, since the random effects are non-observable values, and this integral with respect to the random effect is what makes the likelihood estimation an intractable problem.  Adaptive Gaussian quadrature is a method of numerical integration that approximates this marginal likelihood by evaluating the integrand at a set of abscissas and summing weighted values of the integrand at these points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&lt;EndNote&gt;&lt;Cite&gt;&lt;Author&gt;Pinheiro&lt;/Author&gt;&lt;Year&gt;2006&lt;/Year&gt;&lt;RecNum&gt;48&lt;/RecNum&gt;&lt;DisplayText&gt;(9)&lt;/DisplayText&gt;&lt;record&gt;&lt;rec-number&gt;48&lt;/rec-number&gt;&lt;foreign-keys&gt;&lt;key app="EN" db-id="davez2z9k9exfledsz7x0sarperdr9rsa9rr" timestamp="1763671432"&gt;48&lt;/key&gt;&lt;/foreign-keys&gt;&lt;ref-type name="Journal Article"&gt;17&lt;/ref-type&gt;&lt;contributors&gt;&lt;authors&gt;&lt;author&gt;Pinheiro, J.C.&lt;/author&gt;&lt;author&gt;Chao, E.C.&lt;/author&gt;&lt;/authors&gt;&lt;/contributors&gt;&lt;titles&gt;&lt;title&gt;Efficient Laplacian and Adaptive Gaussian Quadrature Algorithms for Multilevel Generalized Linear Mixed Models.&lt;/title&gt;&lt;secondary-title&gt;J Comput Graph Stat&lt;/secondary-title&gt;&lt;/titles&gt;&lt;periodical&gt;&lt;full-title&gt;J Comput Graph Stat&lt;/full-title&gt;&lt;/periodical&gt;&lt;pages&gt;58–81&lt;/pages&gt;&lt;volume&gt;15&lt;/volume&gt;&lt;dates&gt;&lt;year&gt;2006&lt;/year&gt;&lt;/dates&gt;&lt;urls&gt;&lt;/urls&gt;&lt;electronic-resource-num&gt;10.1198/106186006X96962&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(9)</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This approximation can be expressed as follows:</w:t>
      </w:r>
    </w:p>
    <w:p w14:paraId="2D0D745D" w14:textId="77777777" w:rsidR="00A05282" w:rsidRDefault="000B7609" w:rsidP="00D93E5D">
      <w:pPr>
        <w:jc w:val="center"/>
        <w:rPr>
          <w:rFonts w:eastAsiaTheme="minorEastAsia"/>
        </w:rPr>
      </w:pPr>
      <m:oMath>
        <m:nary>
          <m:naryPr>
            <m:limLoc m:val="subSup"/>
            <m:ctrlPr>
              <w:rPr>
                <w:rFonts w:ascii="Cambria Math" w:eastAsiaTheme="minorEastAsia" w:hAnsi="Cambria Math"/>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r>
          <w:rPr>
            <w:rFonts w:ascii="Cambria Math" w:eastAsia="Cambria Math" w:hAnsi="Cambria Math" w:cs="Cambria Math"/>
          </w:rPr>
          <m:t>≈</m:t>
        </m:r>
        <m:nary>
          <m:naryPr>
            <m:chr m:val="∑"/>
            <m:grow m:val="1"/>
            <m:ctrlPr>
              <w:rPr>
                <w:rFonts w:ascii="Cambria Math" w:eastAsiaTheme="minorEastAsia" w:hAnsi="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sSub>
              <m:sSubPr>
                <m:ctrlPr>
                  <w:rPr>
                    <w:rFonts w:ascii="Cambria Math" w:eastAsiaTheme="minorEastAsia" w:hAnsi="Cambria Math"/>
                  </w:rPr>
                </m:ctrlPr>
              </m:sSubPr>
              <m:e>
                <m:r>
                  <m:rPr>
                    <m:sty m:val="p"/>
                  </m:rPr>
                  <w:rPr>
                    <w:rFonts w:ascii="Cambria Math" w:eastAsiaTheme="minorEastAsia" w:hAnsi="Cambria Math"/>
                  </w:rPr>
                  <m:t>w</m:t>
                </m:r>
              </m:e>
              <m:sub>
                <m:r>
                  <m:rPr>
                    <m:sty m:val="p"/>
                  </m:rPr>
                  <w:rPr>
                    <w:rFonts w:ascii="Cambria Math" w:eastAsiaTheme="minorEastAsia" w:hAnsi="Cambria Math"/>
                  </w:rPr>
                  <m:t>i</m:t>
                </m:r>
              </m:sub>
            </m:sSub>
            <m:r>
              <w:rPr>
                <w:rFonts w:ascii="Cambria Math" w:eastAsiaTheme="minorEastAsia" w:hAnsi="Cambria Math"/>
              </w:rPr>
              <m:t>f</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oMath>
      <w:r w:rsidR="00A05282">
        <w:rPr>
          <w:rFonts w:eastAsiaTheme="minorEastAsia"/>
        </w:rPr>
        <w:t>,</w:t>
      </w:r>
    </w:p>
    <w:p w14:paraId="7835D6D8" w14:textId="188712DA" w:rsidR="00A05282" w:rsidRPr="00B76247" w:rsidRDefault="00A05282" w:rsidP="00D93E5D">
      <w:pPr>
        <w:rPr>
          <w:rFonts w:ascii="Arial" w:eastAsiaTheme="minorEastAsia" w:hAnsi="Arial" w:cs="Arial"/>
          <w:sz w:val="22"/>
          <w:szCs w:val="22"/>
        </w:rPr>
      </w:pPr>
      <w:r>
        <w:rPr>
          <w:rFonts w:eastAsiaTheme="minorEastAsia"/>
        </w:rPr>
        <w:t xml:space="preserve"> </w:t>
      </w: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p</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oMath>
      <w:r w:rsidRPr="00B76247">
        <w:rPr>
          <w:rFonts w:ascii="Arial" w:eastAsiaTheme="minorEastAsia" w:hAnsi="Arial" w:cs="Arial"/>
          <w:sz w:val="22"/>
          <w:szCs w:val="22"/>
        </w:rPr>
        <w:t xml:space="preserve"> is a probability density function, </w:t>
      </w:r>
      <m:oMath>
        <m:r>
          <w:rPr>
            <w:rFonts w:ascii="Cambria Math" w:eastAsiaTheme="minorEastAsia" w:hAnsi="Cambria Math" w:cs="Arial"/>
            <w:sz w:val="22"/>
            <w:szCs w:val="22"/>
          </w:rPr>
          <m:t>f</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x</m:t>
            </m:r>
          </m:e>
        </m:d>
      </m:oMath>
      <w:r w:rsidRPr="00B76247">
        <w:rPr>
          <w:rFonts w:ascii="Arial" w:eastAsiaTheme="minorEastAsia" w:hAnsi="Arial" w:cs="Arial"/>
          <w:sz w:val="22"/>
          <w:szCs w:val="22"/>
        </w:rPr>
        <w:t xml:space="preserve"> is a function integrated against it, </w:t>
      </w:r>
      <m:oMath>
        <m:r>
          <w:rPr>
            <w:rFonts w:ascii="Cambria Math" w:eastAsiaTheme="minorEastAsia" w:hAnsi="Cambria Math" w:cs="Arial"/>
            <w:sz w:val="22"/>
            <w:szCs w:val="22"/>
          </w:rPr>
          <m:t>N</m:t>
        </m:r>
      </m:oMath>
      <w:r w:rsidRPr="00B76247">
        <w:rPr>
          <w:rFonts w:ascii="Arial" w:eastAsiaTheme="minorEastAsia" w:hAnsi="Arial" w:cs="Arial"/>
          <w:sz w:val="22"/>
          <w:szCs w:val="22"/>
        </w:rPr>
        <w:t xml:space="preserve"> is the number of quadrature points,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are the weights,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x</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are the abscissas.  In standard Gaussian quadrature, the integrand, and thus the placement of abscissas, is assumed to be centered at zero and symmetric.  Adaptive Gaussian quadrature improves upon this by centering and scaling the placement of abscissas depending on the density function of the random effects and by incrementally increasing the number of quadrature points until the marginal log-likelihood stabilizes</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&lt;EndNote&gt;&lt;Cite&gt;&lt;Author&gt;Capanu&lt;/Author&gt;&lt;Year&gt;2013&lt;/Year&gt;&lt;RecNum&gt;33&lt;/RecNum&gt;&lt;DisplayText&gt;(9, 10)&lt;/DisplayText&gt;&lt;record&gt;&lt;rec-number&gt;33&lt;/rec-number&gt;&lt;foreign-keys&gt;&lt;key app="EN" db-id="davez2z9k9exfledsz7x0sarperdr9rsa9rr" timestamp="1763667935"&gt;33&lt;/key&gt;&lt;/foreign-keys&gt;&lt;ref-type name="Journal Article"&gt;17&lt;/ref-type&gt;&lt;contributors&gt;&lt;authors&gt;&lt;author&gt;Capanu, M.&lt;/author&gt;&lt;author&gt;Gönen, M.&lt;/author&gt;&lt;author&gt;Begg, C.B.&lt;/author&gt;&lt;/authors&gt;&lt;/contributors&gt;&lt;titles&gt;&lt;title&gt;An assessment of estimation methods for generalized linear mixed models with binary outcomes.&lt;/title&gt;&lt;secondary-title&gt;Stat Med&lt;/secondary-title&gt;&lt;/titles&gt;&lt;periodical&gt;&lt;full-title&gt;Stat Med&lt;/full-title&gt;&lt;/periodical&gt;&lt;pages&gt;4550–4566&lt;/pages&gt;&lt;volume&gt;32&lt;/volume&gt;&lt;dates&gt;&lt;year&gt;2013&lt;/year&gt;&lt;/dates&gt;&lt;urls&gt;&lt;/urls&gt;&lt;electronic-resource-num&gt;10.1002/sim.5866&lt;/electronic-resource-num&gt;&lt;/record&gt;&lt;/Cite&gt;&lt;Cite&gt;&lt;Author&gt;Pinheiro&lt;/Author&gt;&lt;Year&gt;2006&lt;/Year&gt;&lt;RecNum&gt;48&lt;/RecNum&gt;&lt;record&gt;&lt;rec-number&gt;48&lt;/rec-number&gt;&lt;foreign-keys&gt;&lt;key app="EN" db-id="davez2z9k9exfledsz7x0sarperdr9rsa9rr" timestamp="1763671432"&gt;48&lt;/key&gt;&lt;/foreign-keys&gt;&lt;ref-type name="Journal Article"&gt;17&lt;/ref-type&gt;&lt;contributors&gt;&lt;authors&gt;&lt;author&gt;Pinheiro, J.C.&lt;/author&gt;&lt;author&gt;Chao, E.C.&lt;/author&gt;&lt;/authors&gt;&lt;/contributors&gt;&lt;titles&gt;&lt;title&gt;Efficient Laplacian and Adaptive Gaussian Quadrature Algorithms for Multilevel Generalized Linear Mixed Models.&lt;/title&gt;&lt;secondary-title&gt;J Comput Graph Stat&lt;/secondary-title&gt;&lt;/titles&gt;&lt;periodical&gt;&lt;full-title&gt;J Comput Graph Stat&lt;/full-title&gt;&lt;/periodical&gt;&lt;pages&gt;58–81&lt;/pages&gt;&lt;volume&gt;15&lt;/volume&gt;&lt;dates&gt;&lt;year&gt;2006&lt;/year&gt;&lt;/dates&gt;&lt;urls&gt;&lt;/urls&gt;&lt;electronic-resource-num&gt;10.1198/106186006X96962&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(9, 10)</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44800C1D" w14:textId="77777777" w:rsidR="00A05282" w:rsidRPr="00B76247" w:rsidRDefault="00A05282" w:rsidP="00D93E5D">
      <w:pPr>
        <w:pStyle w:val="Heading3"/>
        <w:rPr>
          <w:rFonts w:ascii="Arial" w:hAnsi="Arial" w:cs="Arial"/>
          <w:sz w:val="22"/>
          <w:szCs w:val="22"/>
        </w:rPr>
      </w:pPr>
      <w:bookmarkStart w:id="10" w:name="_Toc202767295"/>
      <w:bookmarkStart w:id="11" w:name="_Toc203442976"/>
      <w:r w:rsidRPr="00B76247">
        <w:rPr>
          <w:rFonts w:ascii="Arial" w:hAnsi="Arial" w:cs="Arial"/>
          <w:sz w:val="22"/>
          <w:szCs w:val="22"/>
        </w:rPr>
        <w:t>Comparison of Model Fit</w:t>
      </w:r>
      <w:bookmarkEnd w:id="10"/>
      <w:bookmarkEnd w:id="11"/>
    </w:p>
    <w:p w14:paraId="7F5D80E2" w14:textId="24B994DA"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To assess how well each of the modeling approaches fits our data, we calculated the Akaike Information Criterion (AIC), given by:</w:t>
      </w:r>
    </w:p>
    <w:p w14:paraId="412661D3" w14:textId="77777777" w:rsidR="00A05282" w:rsidRDefault="00A05282" w:rsidP="00D93E5D">
      <w:pPr>
        <w:jc w:val="center"/>
        <w:rPr>
          <w:rFonts w:eastAsiaTheme="minorEastAsia"/>
        </w:rPr>
      </w:pPr>
      <m:oMath>
        <m:r>
          <w:rPr>
            <w:rFonts w:ascii="Cambria Math" w:eastAsiaTheme="minorEastAsia" w:hAnsi="Cambria Math"/>
          </w:rPr>
          <m:t>AIC= -2</m:t>
        </m:r>
        <m:func>
          <m:funcPr>
            <m:ctrlPr>
              <w:rPr>
                <w:rFonts w:ascii="Cambria Math" w:eastAsiaTheme="minorEastAsia" w:hAnsi="Cambria Math"/>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e>
                    <m:r>
                      <w:rPr>
                        <w:rFonts w:ascii="Cambria Math" w:eastAsiaTheme="minorEastAsia" w:hAnsi="Cambria Math"/>
                      </w:rPr>
                      <m:t>data</m:t>
                    </m:r>
                  </m:e>
                </m:d>
              </m:e>
            </m:d>
          </m:e>
        </m:func>
        <m:r>
          <w:rPr>
            <w:rFonts w:ascii="Cambria Math" w:eastAsiaTheme="minorEastAsia" w:hAnsi="Cambria Math"/>
          </w:rPr>
          <m:t>+2K</m:t>
        </m:r>
      </m:oMath>
      <w:r>
        <w:rPr>
          <w:rFonts w:eastAsiaTheme="minorEastAsia"/>
        </w:rPr>
        <w:t>,</w:t>
      </w:r>
    </w:p>
    <w:p w14:paraId="7883C214" w14:textId="53FB9B9B"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L</m:t>
        </m:r>
        <m:d>
          <m:dPr>
            <m:ctrlPr>
              <w:rPr>
                <w:rFonts w:ascii="Cambria Math" w:eastAsiaTheme="minorEastAsia" w:hAnsi="Cambria Math" w:cs="Arial"/>
                <w:i/>
                <w:sz w:val="22"/>
                <w:szCs w:val="22"/>
              </w:rPr>
            </m:ctrlPr>
          </m:dPr>
          <m:e>
            <m:acc>
              <m:accPr>
                <m:ctrlPr>
                  <w:rPr>
                    <w:rFonts w:ascii="Cambria Math" w:eastAsiaTheme="minorEastAsia" w:hAnsi="Cambria Math" w:cs="Arial"/>
                    <w:i/>
                    <w:sz w:val="22"/>
                    <w:szCs w:val="22"/>
                  </w:rPr>
                </m:ctrlPr>
              </m:accPr>
              <m:e>
                <m:r>
                  <w:rPr>
                    <w:rFonts w:ascii="Cambria Math" w:eastAsiaTheme="minorEastAsia" w:hAnsi="Cambria Math" w:cs="Arial"/>
                    <w:sz w:val="22"/>
                    <w:szCs w:val="22"/>
                  </w:rPr>
                  <m:t>θ</m:t>
                </m:r>
              </m:e>
            </m:acc>
          </m:e>
          <m:e>
            <m:r>
              <w:rPr>
                <w:rFonts w:ascii="Cambria Math" w:eastAsiaTheme="minorEastAsia" w:hAnsi="Cambria Math" w:cs="Arial"/>
                <w:sz w:val="22"/>
                <w:szCs w:val="22"/>
              </w:rPr>
              <m:t>data</m:t>
            </m:r>
          </m:e>
        </m:d>
      </m:oMath>
      <w:r w:rsidRPr="00B76247">
        <w:rPr>
          <w:rFonts w:ascii="Arial" w:eastAsiaTheme="minorEastAsia" w:hAnsi="Arial" w:cs="Arial"/>
          <w:sz w:val="22"/>
          <w:szCs w:val="22"/>
        </w:rPr>
        <w:t xml:space="preserve"> is the maximum likelihood of the model given the data evaluated at the estimated parameters, and </w:t>
      </w:r>
      <m:oMath>
        <m:r>
          <w:rPr>
            <w:rFonts w:ascii="Cambria Math" w:eastAsiaTheme="minorEastAsia" w:hAnsi="Cambria Math" w:cs="Arial"/>
            <w:sz w:val="22"/>
            <w:szCs w:val="22"/>
          </w:rPr>
          <m:t>K</m:t>
        </m:r>
      </m:oMath>
      <w:r w:rsidRPr="00B76247">
        <w:rPr>
          <w:rFonts w:ascii="Arial" w:eastAsiaTheme="minorEastAsia" w:hAnsi="Arial" w:cs="Arial"/>
          <w:sz w:val="22"/>
          <w:szCs w:val="22"/>
        </w:rPr>
        <w:t xml:space="preserve"> is the total number of estimated parameters.  AIC offers a balanced view of the model between goodness-of-fit and model complexity, as the </w:t>
      </w:r>
      <m:oMath>
        <m:r>
          <w:rPr>
            <w:rFonts w:ascii="Cambria Math" w:eastAsiaTheme="minorEastAsia" w:hAnsi="Cambria Math" w:cs="Arial"/>
            <w:sz w:val="22"/>
            <w:szCs w:val="22"/>
          </w:rPr>
          <m:t>2K</m:t>
        </m:r>
      </m:oMath>
      <w:r w:rsidRPr="00B76247">
        <w:rPr>
          <w:rFonts w:ascii="Arial" w:eastAsiaTheme="minorEastAsia" w:hAnsi="Arial" w:cs="Arial"/>
          <w:sz w:val="22"/>
          <w:szCs w:val="22"/>
        </w:rPr>
        <w:t xml:space="preserve"> term penalizes models with more parameters to avoid overfitting</w:t>
      </w:r>
      <w:r w:rsidR="00C81952">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&lt;EndNote&gt;&lt;Cite&gt;&lt;Author&gt;Burnham&lt;/Author&gt;&lt;Year&gt;2004&lt;/Year&gt;&lt;RecNum&gt;32&lt;/RecNum&gt;&lt;DisplayText&gt;(11)&lt;/DisplayText&gt;&lt;record&gt;&lt;rec-number&gt;32&lt;/rec-number&gt;&lt;foreign-keys&gt;&lt;key app="EN" db-id="davez2z9k9exfledsz7x0sarperdr9rsa9rr" timestamp="1763667830"&gt;32&lt;/key&gt;&lt;/foreign-keys&gt;&lt;ref-type name="Journal Article"&gt;17&lt;/ref-type&gt;&lt;contributors&gt;&lt;authors&gt;&lt;author&gt;Burnham, K.P.&lt;/author&gt;&lt;author&gt;Anderson, D.R.&lt;/author&gt;&lt;/authors&gt;&lt;/contributors&gt;&lt;titles&gt;&lt;title&gt;Multimodel Inference: Understanding AIC and BIC in Model Selection.&lt;/title&gt;&lt;secondary-title&gt;Socio Meth Res&lt;/secondary-title&gt;&lt;/titles&gt;&lt;periodical&gt;&lt;full-title&gt;Socio Meth Res&lt;/full-title&gt;&lt;/periodical&gt;&lt;pages&gt;261–304&lt;/pages&gt;&lt;volume&gt;33&lt;/volume&gt;&lt;dates&gt;&lt;year&gt;2004&lt;/year&gt;&lt;/dates&gt;&lt;urls&gt;&lt;/urls&gt;&lt;electronic-resource-num&gt;10.1177/0049124104268644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(11)</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71B95EB7" w14:textId="77777777" w:rsidR="00A05282" w:rsidRPr="00C31D99" w:rsidRDefault="00A05282" w:rsidP="00D93E5D">
      <w:pPr>
        <w:pStyle w:val="Heading3"/>
        <w:rPr>
          <w:rFonts w:ascii="Arial" w:hAnsi="Arial" w:cs="Arial"/>
          <w:color w:val="000000" w:themeColor="text1"/>
          <w:sz w:val="22"/>
          <w:szCs w:val="22"/>
          <w:u w:val="single"/>
        </w:rPr>
      </w:pPr>
      <w:bookmarkStart w:id="12" w:name="_Toc202767296"/>
      <w:bookmarkStart w:id="13" w:name="_Toc203442977"/>
      <w:r w:rsidRPr="00C31D99">
        <w:rPr>
          <w:rFonts w:ascii="Arial" w:hAnsi="Arial" w:cs="Arial"/>
          <w:color w:val="000000" w:themeColor="text1"/>
          <w:sz w:val="22"/>
          <w:szCs w:val="22"/>
          <w:u w:val="single"/>
        </w:rPr>
        <w:t>Software Used</w:t>
      </w:r>
      <w:bookmarkEnd w:id="12"/>
      <w:bookmarkEnd w:id="13"/>
    </w:p>
    <w:p w14:paraId="6F739095" w14:textId="7E904356" w:rsidR="00A05282" w:rsidRPr="00B76247" w:rsidRDefault="00A05282" w:rsidP="00914322">
      <w:pPr>
        <w:ind w:firstLine="360"/>
        <w:rPr>
          <w:rFonts w:ascii="Arial" w:eastAsiaTheme="minorEastAsia" w:hAnsi="Arial" w:cs="Arial"/>
          <w:sz w:val="22"/>
          <w:szCs w:val="22"/>
        </w:rPr>
      </w:pPr>
      <w:r w:rsidRPr="00B76247">
        <w:rPr>
          <w:rFonts w:ascii="Arial" w:eastAsiaTheme="minorEastAsia" w:hAnsi="Arial" w:cs="Arial"/>
          <w:sz w:val="22"/>
          <w:szCs w:val="22"/>
        </w:rPr>
        <w:t>The non-proportional odds model for our ordinal features were fit and all analyses for this model was performed in R Version 4.4.2 using the clmm2 function.  All other full and reduced models were fit in SAS Version 9.4 using the GLIMMIX procedure, along with all analysis performed for these models.</w:t>
      </w:r>
    </w:p>
    <w:p w14:paraId="3F7E98F1" w14:textId="77777777" w:rsidR="00A05282" w:rsidRPr="00C31D99" w:rsidRDefault="00A05282" w:rsidP="00D93E5D">
      <w:pPr>
        <w:pStyle w:val="Heading2"/>
        <w:rPr>
          <w:rFonts w:ascii="Arial" w:hAnsi="Arial" w:cs="Arial"/>
          <w:color w:val="000000" w:themeColor="text1"/>
          <w:sz w:val="22"/>
          <w:szCs w:val="22"/>
          <w:u w:val="single"/>
        </w:rPr>
      </w:pPr>
      <w:bookmarkStart w:id="14" w:name="_Toc202767297"/>
      <w:bookmarkStart w:id="15" w:name="_Toc203442978"/>
      <w:r w:rsidRPr="00C31D99">
        <w:rPr>
          <w:rFonts w:ascii="Arial" w:hAnsi="Arial" w:cs="Arial"/>
          <w:color w:val="000000" w:themeColor="text1"/>
          <w:sz w:val="22"/>
          <w:szCs w:val="22"/>
          <w:u w:val="single"/>
        </w:rPr>
        <w:t>Comparisons Between Lobes</w:t>
      </w:r>
      <w:bookmarkEnd w:id="14"/>
      <w:bookmarkEnd w:id="15"/>
    </w:p>
    <w:p w14:paraId="76BE3648" w14:textId="77777777" w:rsidR="00A05282" w:rsidRPr="003E76BD" w:rsidRDefault="00A05282" w:rsidP="00D93E5D">
      <w:pPr>
        <w:pStyle w:val="Heading3"/>
        <w:rPr>
          <w:rFonts w:ascii="Arial" w:hAnsi="Arial" w:cs="Arial"/>
          <w:i/>
          <w:iCs/>
          <w:color w:val="000000" w:themeColor="text1"/>
          <w:sz w:val="22"/>
          <w:szCs w:val="22"/>
        </w:rPr>
      </w:pPr>
      <w:bookmarkStart w:id="16" w:name="_Toc202767298"/>
      <w:bookmarkStart w:id="17" w:name="_Toc203442979"/>
      <w:r w:rsidRPr="003E76BD">
        <w:rPr>
          <w:rFonts w:ascii="Arial" w:hAnsi="Arial" w:cs="Arial"/>
          <w:i/>
          <w:iCs/>
          <w:color w:val="000000" w:themeColor="text1"/>
          <w:sz w:val="22"/>
          <w:szCs w:val="22"/>
        </w:rPr>
        <w:t>Features with Ordinal Outcomes</w:t>
      </w:r>
      <w:bookmarkEnd w:id="16"/>
      <w:bookmarkEnd w:id="17"/>
    </w:p>
    <w:p w14:paraId="7A355519" w14:textId="741B07AA" w:rsidR="00A05282" w:rsidRPr="00B76247" w:rsidRDefault="00A05282" w:rsidP="00E34CB2">
      <w:pPr>
        <w:ind w:firstLine="360"/>
        <w:rPr>
          <w:rFonts w:ascii="Arial" w:hAnsi="Arial" w:cs="Arial"/>
          <w:sz w:val="22"/>
          <w:szCs w:val="22"/>
        </w:rPr>
      </w:pPr>
      <w:r w:rsidRPr="00B76247">
        <w:rPr>
          <w:rFonts w:ascii="Arial" w:eastAsiaTheme="minorEastAsia" w:hAnsi="Arial" w:cs="Arial"/>
          <w:sz w:val="22"/>
          <w:szCs w:val="22"/>
        </w:rPr>
        <w:t xml:space="preserve">To address the research question regarding the </w:t>
      </w:r>
      <w:r w:rsidRPr="00B76247">
        <w:rPr>
          <w:rFonts w:ascii="Arial" w:hAnsi="Arial" w:cs="Arial"/>
          <w:sz w:val="22"/>
          <w:szCs w:val="22"/>
        </w:rPr>
        <w:t xml:space="preserve">differences in the frequencies and severities for each of the specific CT features among the lung lobes in NTM-LD, we constructed pairwise </w:t>
      </w:r>
      <w:r w:rsidRPr="00B76247">
        <w:rPr>
          <w:rFonts w:ascii="Arial" w:hAnsi="Arial" w:cs="Arial"/>
          <w:sz w:val="22"/>
          <w:szCs w:val="22"/>
        </w:rPr>
        <w:lastRenderedPageBreak/>
        <w:t>contrasts of the fixed-effect estimates for the lobe variable in our models using “estimate” statements for our proportional odds models fit in SAS.  As our ordinal logistic regression models compare lower levels to higher levels by default (in other words, lower disease severity to higher disease severity), we first flipped the signs on these estimates before calculating the contrasts to get the comparisons in the other direction.  We then exponentiated the results of these contrasts to get the odds ratios of being in a higher disease severity category between the lobes.  Confidence intervals for these odds ratios were calculated by exponentiating the Wald 95% confidence limits produced by GLIMMIX.</w:t>
      </w:r>
    </w:p>
    <w:p w14:paraId="6D446672" w14:textId="77777777" w:rsidR="00E34CB2" w:rsidRDefault="00A05282" w:rsidP="00D93E5D">
      <w:pPr>
        <w:rPr>
          <w:rFonts w:ascii="Arial" w:hAnsi="Arial" w:cs="Arial"/>
          <w:sz w:val="22"/>
          <w:szCs w:val="22"/>
        </w:rPr>
      </w:pPr>
      <w:r w:rsidRPr="00B76247">
        <w:rPr>
          <w:rFonts w:ascii="Arial" w:hAnsi="Arial" w:cs="Arial"/>
          <w:sz w:val="22"/>
          <w:szCs w:val="22"/>
        </w:rPr>
        <w:tab/>
      </w:r>
    </w:p>
    <w:p w14:paraId="6B0EA47A" w14:textId="0967C6DB" w:rsidR="00A05282" w:rsidRPr="00B76247" w:rsidRDefault="00A05282" w:rsidP="00E34CB2">
      <w:pPr>
        <w:ind w:firstLine="360"/>
        <w:rPr>
          <w:rFonts w:ascii="Arial" w:hAnsi="Arial" w:cs="Arial"/>
          <w:sz w:val="22"/>
          <w:szCs w:val="22"/>
        </w:rPr>
      </w:pPr>
      <w:r w:rsidRPr="00B76247">
        <w:rPr>
          <w:rFonts w:ascii="Arial" w:hAnsi="Arial" w:cs="Arial"/>
          <w:sz w:val="22"/>
          <w:szCs w:val="22"/>
        </w:rPr>
        <w:t>For the non-proportional odds model, which produces three fixed-effect estimates for the 5 non-reference lobes (one for each severity cut-point), pairwise contrasts were constructed between each of the lobes within each cut-point, again by subtracting the corresponding log-odds estimates.  Standard errors were determined through the model’s variance-covariance matrix, Wald 95% confidence intervals were formed, and resulting estimates were exponentiated to yield values on the odds scale.</w:t>
      </w:r>
    </w:p>
    <w:p w14:paraId="09D53A25" w14:textId="77777777" w:rsidR="00A05282" w:rsidRPr="003E76BD" w:rsidRDefault="00A05282" w:rsidP="00D93E5D">
      <w:pPr>
        <w:pStyle w:val="Heading3"/>
        <w:rPr>
          <w:rFonts w:ascii="Arial" w:hAnsi="Arial" w:cs="Arial"/>
          <w:i/>
          <w:iCs/>
          <w:color w:val="000000" w:themeColor="text1"/>
          <w:sz w:val="22"/>
          <w:szCs w:val="22"/>
        </w:rPr>
      </w:pPr>
      <w:bookmarkStart w:id="18" w:name="_Toc202767299"/>
      <w:bookmarkStart w:id="19" w:name="_Toc203442980"/>
      <w:r w:rsidRPr="003E76BD">
        <w:rPr>
          <w:rFonts w:ascii="Arial" w:hAnsi="Arial" w:cs="Arial"/>
          <w:i/>
          <w:iCs/>
          <w:color w:val="000000" w:themeColor="text1"/>
          <w:sz w:val="22"/>
          <w:szCs w:val="22"/>
        </w:rPr>
        <w:t>Features with Binary Outcomes</w:t>
      </w:r>
      <w:bookmarkEnd w:id="18"/>
      <w:bookmarkEnd w:id="19"/>
    </w:p>
    <w:p w14:paraId="5424600D" w14:textId="77777777" w:rsidR="00A05282" w:rsidRPr="00B76247" w:rsidRDefault="00A05282" w:rsidP="00E34CB2">
      <w:pPr>
        <w:widowControl w:val="0"/>
        <w:ind w:firstLine="360"/>
        <w:rPr>
          <w:rFonts w:ascii="Arial" w:hAnsi="Arial" w:cs="Arial"/>
          <w:sz w:val="22"/>
          <w:szCs w:val="22"/>
        </w:rPr>
      </w:pPr>
      <w:r w:rsidRPr="00B76247">
        <w:rPr>
          <w:rFonts w:ascii="Arial" w:hAnsi="Arial" w:cs="Arial"/>
          <w:sz w:val="22"/>
          <w:szCs w:val="22"/>
        </w:rPr>
        <w:t>Similar to the features with ordinal outcomes, we performed lobe-specific analyses for those with binary outcomes.  Pairwise contrasts were constructed for each of the estimates for the lobe variable in our models.  Unlike with our ordinal logistic regression models, we did not flip the signs on these estimates before constructing the contrasts.  Confidence intervals for these odds ratios were again calculated by exponentiating the Wald 95% confidence limits produced by GLIMMIX.</w:t>
      </w:r>
    </w:p>
    <w:p w14:paraId="1285BEEC" w14:textId="77777777" w:rsidR="00A05282" w:rsidRPr="003E76BD" w:rsidRDefault="00A05282" w:rsidP="00D93E5D">
      <w:pPr>
        <w:pStyle w:val="Heading3"/>
        <w:rPr>
          <w:rFonts w:ascii="Arial" w:hAnsi="Arial" w:cs="Arial"/>
          <w:color w:val="000000" w:themeColor="text1"/>
          <w:sz w:val="22"/>
          <w:szCs w:val="22"/>
          <w:u w:val="single"/>
        </w:rPr>
      </w:pPr>
      <w:bookmarkStart w:id="20" w:name="_Toc202767300"/>
      <w:bookmarkStart w:id="21" w:name="_Toc203442981"/>
      <w:r w:rsidRPr="003E76BD">
        <w:rPr>
          <w:rFonts w:ascii="Arial" w:hAnsi="Arial" w:cs="Arial"/>
          <w:color w:val="000000" w:themeColor="text1"/>
          <w:sz w:val="22"/>
          <w:szCs w:val="22"/>
          <w:u w:val="single"/>
        </w:rPr>
        <w:t>Multiple Testing Correction</w:t>
      </w:r>
      <w:bookmarkEnd w:id="20"/>
      <w:bookmarkEnd w:id="21"/>
    </w:p>
    <w:p w14:paraId="2FFA224D" w14:textId="4998E3CB" w:rsidR="00A05282" w:rsidRPr="00B76247" w:rsidRDefault="00A05282" w:rsidP="00E34CB2">
      <w:pPr>
        <w:widowControl w:val="0"/>
        <w:ind w:firstLine="360"/>
        <w:rPr>
          <w:rFonts w:ascii="Arial" w:hAnsi="Arial" w:cs="Arial"/>
          <w:sz w:val="22"/>
          <w:szCs w:val="22"/>
        </w:rPr>
      </w:pPr>
      <w:r w:rsidRPr="00B76247">
        <w:rPr>
          <w:rFonts w:ascii="Arial" w:hAnsi="Arial" w:cs="Arial"/>
          <w:sz w:val="22"/>
          <w:szCs w:val="22"/>
        </w:rPr>
        <w:t>As there are 6 lobes we are performing pairwise contrasts for, there are 15 unique pairwise contrasts performed in total for the models with a single fixed-effect estimate for the lobe variable and 45 unique pairwise contrasts performed in total for the non-proportional odds model with 3 fixed-effect estimates for the lobe variable.  To correct for these multiple tests, we used the False Discovery Rate (FDR) multiple testing correction approach outlined by Benjamini and Hochberg and provided below.</w:t>
      </w:r>
    </w:p>
    <w:p w14:paraId="4DE3BB50" w14:textId="77777777" w:rsidR="00CF38D0" w:rsidRDefault="00CF38D0" w:rsidP="00D93E5D">
      <w:pPr>
        <w:rPr>
          <w:rFonts w:ascii="Arial" w:hAnsi="Arial" w:cs="Arial"/>
          <w:sz w:val="22"/>
          <w:szCs w:val="22"/>
        </w:rPr>
      </w:pPr>
    </w:p>
    <w:p w14:paraId="2A02B127" w14:textId="6F96059C" w:rsidR="00A05282" w:rsidRPr="00B76247" w:rsidRDefault="00A05282" w:rsidP="00CF38D0">
      <w:pPr>
        <w:ind w:firstLine="360"/>
        <w:rPr>
          <w:rFonts w:ascii="Arial" w:eastAsiaTheme="minorEastAsia" w:hAnsi="Arial" w:cs="Arial"/>
          <w:sz w:val="22"/>
          <w:szCs w:val="22"/>
        </w:rPr>
      </w:pPr>
      <w:r w:rsidRPr="00B76247">
        <w:rPr>
          <w:rFonts w:ascii="Arial" w:hAnsi="Arial" w:cs="Arial"/>
          <w:sz w:val="22"/>
          <w:szCs w:val="22"/>
        </w:rPr>
        <w:t xml:space="preserve">Suppose we test hypotheses </w:t>
      </w:r>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1</m:t>
            </m:r>
          </m:sub>
        </m:sSub>
        <m:r>
          <w:rPr>
            <w:rFonts w:ascii="Cambria Math" w:hAnsi="Cambria Math" w:cs="Arial"/>
            <w:sz w:val="22"/>
            <w:szCs w:val="22"/>
          </w:rPr>
          <m:t xml:space="preserve">, </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2</m:t>
            </m:r>
          </m:sub>
        </m:sSub>
        <m:r>
          <w:rPr>
            <w:rFonts w:ascii="Cambria Math" w:hAnsi="Cambria Math" w:cs="Arial"/>
            <w:sz w:val="22"/>
            <w:szCs w:val="22"/>
          </w:rPr>
          <m:t xml:space="preserve">, …, </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m</m:t>
            </m:r>
          </m:sub>
        </m:sSub>
      </m:oMath>
      <w:r w:rsidRPr="00B76247">
        <w:rPr>
          <w:rFonts w:ascii="Arial" w:eastAsiaTheme="minorEastAsia" w:hAnsi="Arial" w:cs="Arial"/>
          <w:sz w:val="22"/>
          <w:szCs w:val="22"/>
        </w:rPr>
        <w:t xml:space="preserve"> based on corresponding p-values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2</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m</m:t>
            </m:r>
          </m:sub>
        </m:sSub>
      </m:oMath>
      <w:r w:rsidRPr="00B76247">
        <w:rPr>
          <w:rFonts w:ascii="Arial" w:eastAsiaTheme="minorEastAsia" w:hAnsi="Arial" w:cs="Arial"/>
          <w:sz w:val="22"/>
          <w:szCs w:val="22"/>
        </w:rPr>
        <w:t xml:space="preserve">,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 xml:space="preserve">(1) </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d>
              <m:dPr>
                <m:ctrlPr>
                  <w:rPr>
                    <w:rFonts w:ascii="Cambria Math" w:eastAsiaTheme="minorEastAsia" w:hAnsi="Cambria Math" w:cs="Arial"/>
                    <w:i/>
                    <w:sz w:val="22"/>
                    <w:szCs w:val="22"/>
                  </w:rPr>
                </m:ctrlPr>
              </m:dPr>
              <m:e>
                <m:r>
                  <w:rPr>
                    <w:rFonts w:ascii="Cambria Math" w:eastAsiaTheme="minorEastAsia" w:hAnsi="Cambria Math" w:cs="Arial"/>
                    <w:sz w:val="22"/>
                    <w:szCs w:val="22"/>
                  </w:rPr>
                  <m:t>2</m:t>
                </m:r>
              </m:e>
            </m:d>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(m)</m:t>
            </m:r>
          </m:sub>
        </m:sSub>
      </m:oMath>
      <w:r w:rsidRPr="00B76247">
        <w:rPr>
          <w:rFonts w:ascii="Arial" w:eastAsiaTheme="minorEastAsia" w:hAnsi="Arial" w:cs="Arial"/>
          <w:sz w:val="22"/>
          <w:szCs w:val="22"/>
        </w:rPr>
        <w:t xml:space="preserve"> be the ordered p-values, and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be the null hypothesis corresponding to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For independent test statistics, the following procedure controls the FDR at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oMath>
      <w:r w:rsidRPr="00B76247">
        <w:rPr>
          <w:rFonts w:ascii="Arial" w:eastAsiaTheme="minorEastAsia" w:hAnsi="Arial" w:cs="Arial"/>
          <w:sz w:val="22"/>
          <w:szCs w:val="22"/>
        </w:rPr>
        <w:t xml:space="preserve">: let </w:t>
      </w:r>
      <m:oMath>
        <m:r>
          <w:rPr>
            <w:rFonts w:ascii="Cambria Math" w:eastAsiaTheme="minorEastAsia" w:hAnsi="Cambria Math" w:cs="Arial"/>
            <w:sz w:val="22"/>
            <w:szCs w:val="22"/>
          </w:rPr>
          <m:t>k</m:t>
        </m:r>
      </m:oMath>
      <w:r w:rsidRPr="00B76247">
        <w:rPr>
          <w:rFonts w:ascii="Arial" w:eastAsiaTheme="minorEastAsia" w:hAnsi="Arial" w:cs="Arial"/>
          <w:sz w:val="22"/>
          <w:szCs w:val="22"/>
        </w:rPr>
        <w:t xml:space="preserve"> be the largest </w:t>
      </w:r>
      <m:oMath>
        <m:r>
          <w:rPr>
            <w:rFonts w:ascii="Cambria Math" w:eastAsiaTheme="minorEastAsia" w:hAnsi="Cambria Math" w:cs="Arial"/>
            <w:sz w:val="22"/>
            <w:szCs w:val="22"/>
          </w:rPr>
          <m:t>i</m:t>
        </m:r>
      </m:oMath>
      <w:r w:rsidRPr="00B76247">
        <w:rPr>
          <w:rFonts w:ascii="Arial" w:eastAsiaTheme="minorEastAsia" w:hAnsi="Arial" w:cs="Arial"/>
          <w:sz w:val="22"/>
          <w:szCs w:val="22"/>
        </w:rPr>
        <w:t xml:space="preserve"> for which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i</m:t>
            </m:r>
          </m:num>
          <m:den>
            <m:r>
              <w:rPr>
                <w:rFonts w:ascii="Cambria Math" w:eastAsiaTheme="minorEastAsia" w:hAnsi="Cambria Math" w:cs="Arial"/>
                <w:sz w:val="22"/>
                <w:szCs w:val="22"/>
              </w:rPr>
              <m:t>m</m:t>
            </m:r>
          </m:den>
        </m:f>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oMath>
      <w:r w:rsidRPr="00B76247">
        <w:rPr>
          <w:rFonts w:ascii="Arial" w:eastAsiaTheme="minorEastAsia" w:hAnsi="Arial" w:cs="Arial"/>
          <w:sz w:val="22"/>
          <w:szCs w:val="22"/>
        </w:rPr>
        <w:t xml:space="preserve">, then reject all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m:t>
            </m:r>
          </m:e>
          <m:sub>
            <m:r>
              <w:rPr>
                <w:rFonts w:ascii="Cambria Math" w:eastAsiaTheme="minorEastAsia" w:hAnsi="Cambria Math" w:cs="Arial"/>
                <w:sz w:val="22"/>
                <w:szCs w:val="22"/>
              </w:rPr>
              <m:t>(i)</m:t>
            </m:r>
          </m:sub>
        </m:sSub>
        <m:r>
          <w:rPr>
            <w:rFonts w:ascii="Cambria Math" w:eastAsiaTheme="minorEastAsia" w:hAnsi="Cambria Math" w:cs="Arial"/>
            <w:sz w:val="22"/>
            <w:szCs w:val="22"/>
          </w:rPr>
          <m:t>, i=1,2,…,k</m:t>
        </m:r>
      </m:oMath>
      <w:r w:rsidRPr="00B76247">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&lt;EndNote&gt;&lt;Cite&gt;&lt;Author&gt;Benjamini&lt;/Author&gt;&lt;Year&gt;1995&lt;/Year&gt;&lt;RecNum&gt;31&lt;/RecNum&gt;&lt;DisplayText&gt;(12)&lt;/DisplayText&gt;&lt;record&gt;&lt;rec-number&gt;31&lt;/rec-number&gt;&lt;foreign-keys&gt;&lt;key app="EN" db-id="davez2z9k9exfledsz7x0sarperdr9rsa9rr" timestamp="1763667670"&gt;31&lt;/key&gt;&lt;/foreign-keys&gt;&lt;ref-type name="Journal Article"&gt;17&lt;/ref-type&gt;&lt;contributors&gt;&lt;authors&gt;&lt;author&gt;Benjamini, Y.&lt;/author&gt;&lt;author&gt;Hochberg, Y.&lt;/author&gt;&lt;/authors&gt;&lt;/contributors&gt;&lt;titles&gt;&lt;title&gt;Controlling the False Discovery Rate: A Practical and Powerful Approach to Multiple Testing.&lt;/title&gt;&lt;secondary-title&gt;J Royal Statist Soc Series B: Stat Methodol&lt;/secondary-title&gt;&lt;/titles&gt;&lt;periodical&gt;&lt;full-title&gt;J Royal Statist Soc Series B: Stat Methodol&lt;/full-title&gt;&lt;/periodical&gt;&lt;pages&gt;289–300&lt;/pages&gt;&lt;volume&gt;57&lt;/volume&gt;&lt;dates&gt;&lt;year&gt;1995&lt;/year&gt;&lt;/dates&gt;&lt;urls&gt;&lt;/urls&gt;&lt;electronic-resource-num&gt;10.1111/j.2517-6161.1995.tb02031.x&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(12)</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w:t>
      </w:r>
    </w:p>
    <w:p w14:paraId="4109DE48" w14:textId="77777777" w:rsidR="00CF38D0" w:rsidRDefault="00CF38D0" w:rsidP="00D93E5D">
      <w:pPr>
        <w:rPr>
          <w:rFonts w:ascii="Arial" w:eastAsiaTheme="minorEastAsia" w:hAnsi="Arial" w:cs="Arial"/>
          <w:sz w:val="22"/>
          <w:szCs w:val="22"/>
        </w:rPr>
      </w:pPr>
    </w:p>
    <w:p w14:paraId="4452DC17" w14:textId="7279ADB5" w:rsidR="00A05282" w:rsidRPr="00B76247" w:rsidRDefault="00A05282" w:rsidP="00CF38D0">
      <w:pPr>
        <w:ind w:firstLine="360"/>
        <w:rPr>
          <w:rFonts w:ascii="Arial" w:eastAsiaTheme="minorEastAsia" w:hAnsi="Arial" w:cs="Arial"/>
          <w:sz w:val="22"/>
          <w:szCs w:val="22"/>
        </w:rPr>
      </w:pPr>
      <w:r w:rsidRPr="00B76247">
        <w:rPr>
          <w:rFonts w:ascii="Arial" w:eastAsiaTheme="minorEastAsia" w:hAnsi="Arial" w:cs="Arial"/>
          <w:sz w:val="22"/>
          <w:szCs w:val="22"/>
        </w:rPr>
        <w:t xml:space="preserve">As we are evaluating these tests at a nominal significance threshold of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q</m:t>
            </m:r>
          </m:e>
          <m:sup>
            <m:r>
              <w:rPr>
                <w:rFonts w:ascii="Cambria Math" w:eastAsiaTheme="minorEastAsia" w:hAnsi="Cambria Math" w:cs="Arial"/>
                <w:sz w:val="22"/>
                <w:szCs w:val="22"/>
              </w:rPr>
              <m:t>*</m:t>
            </m:r>
          </m:sup>
        </m:sSup>
        <m:r>
          <w:rPr>
            <w:rFonts w:ascii="Cambria Math" w:eastAsiaTheme="minorEastAsia" w:hAnsi="Cambria Math" w:cs="Arial"/>
            <w:sz w:val="22"/>
            <w:szCs w:val="22"/>
          </w:rPr>
          <m:t>=α=0.05</m:t>
        </m:r>
      </m:oMath>
      <w:r w:rsidRPr="00B76247">
        <w:rPr>
          <w:rFonts w:ascii="Arial" w:eastAsiaTheme="minorEastAsia" w:hAnsi="Arial" w:cs="Arial"/>
          <w:sz w:val="22"/>
          <w:szCs w:val="22"/>
        </w:rPr>
        <w:t xml:space="preserve">, our FDR-corrected p-values are thus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p</m:t>
            </m:r>
          </m:e>
          <m:sub>
            <m:r>
              <w:rPr>
                <w:rFonts w:ascii="Cambria Math" w:eastAsiaTheme="minorEastAsia" w:hAnsi="Cambria Math" w:cs="Arial"/>
                <w:sz w:val="22"/>
                <w:szCs w:val="22"/>
              </w:rPr>
              <m:t>(i)</m:t>
            </m:r>
          </m:sub>
          <m:sup>
            <m:r>
              <w:rPr>
                <w:rFonts w:ascii="Cambria Math" w:eastAsiaTheme="minorEastAsia" w:hAnsi="Cambria Math" w:cs="Arial"/>
                <w:sz w:val="22"/>
                <w:szCs w:val="22"/>
              </w:rPr>
              <m:t>FDR</m:t>
            </m:r>
          </m:sup>
        </m:sSubSup>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m</m:t>
            </m:r>
          </m:num>
          <m:den>
            <m:r>
              <w:rPr>
                <w:rFonts w:ascii="Cambria Math" w:eastAsiaTheme="minorEastAsia" w:hAnsi="Cambria Math" w:cs="Arial"/>
                <w:sz w:val="22"/>
                <w:szCs w:val="22"/>
              </w:rPr>
              <m:t>i</m:t>
            </m:r>
          </m:den>
        </m:f>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(i)</m:t>
            </m:r>
          </m:sub>
        </m:sSub>
      </m:oMath>
      <w:r w:rsidRPr="00B76247">
        <w:rPr>
          <w:rFonts w:ascii="Arial" w:eastAsiaTheme="minorEastAsia" w:hAnsi="Arial" w:cs="Arial"/>
          <w:sz w:val="22"/>
          <w:szCs w:val="22"/>
        </w:rPr>
        <w:t xml:space="preserve">, and hypotheses with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p</m:t>
            </m:r>
          </m:e>
          <m:sub>
            <m:r>
              <w:rPr>
                <w:rFonts w:ascii="Cambria Math" w:eastAsiaTheme="minorEastAsia" w:hAnsi="Cambria Math" w:cs="Arial"/>
                <w:sz w:val="22"/>
                <w:szCs w:val="22"/>
              </w:rPr>
              <m:t>(i)</m:t>
            </m:r>
          </m:sub>
          <m:sup>
            <m:r>
              <w:rPr>
                <w:rFonts w:ascii="Cambria Math" w:eastAsiaTheme="minorEastAsia" w:hAnsi="Cambria Math" w:cs="Arial"/>
                <w:sz w:val="22"/>
                <w:szCs w:val="22"/>
              </w:rPr>
              <m:t>FDR</m:t>
            </m:r>
          </m:sup>
        </m:sSubSup>
        <m:r>
          <w:rPr>
            <w:rFonts w:ascii="Cambria Math" w:eastAsiaTheme="minorEastAsia" w:hAnsi="Cambria Math" w:cs="Arial"/>
            <w:sz w:val="22"/>
            <w:szCs w:val="22"/>
          </w:rPr>
          <m:t>&lt;0.05</m:t>
        </m:r>
      </m:oMath>
      <w:r w:rsidRPr="00B76247">
        <w:rPr>
          <w:rFonts w:ascii="Arial" w:eastAsiaTheme="minorEastAsia" w:hAnsi="Arial" w:cs="Arial"/>
          <w:sz w:val="22"/>
          <w:szCs w:val="22"/>
        </w:rPr>
        <w:t xml:space="preserve"> were determined to be significant.</w:t>
      </w:r>
    </w:p>
    <w:p w14:paraId="39D23DAA" w14:textId="77777777" w:rsidR="00A05282" w:rsidRPr="003E76BD" w:rsidRDefault="00A05282" w:rsidP="00D93E5D">
      <w:pPr>
        <w:pStyle w:val="Heading2"/>
        <w:rPr>
          <w:rFonts w:ascii="Arial" w:hAnsi="Arial" w:cs="Arial"/>
          <w:color w:val="000000" w:themeColor="text1"/>
          <w:sz w:val="22"/>
          <w:szCs w:val="22"/>
          <w:u w:val="single"/>
        </w:rPr>
      </w:pPr>
      <w:bookmarkStart w:id="22" w:name="_Toc202767301"/>
      <w:bookmarkStart w:id="23" w:name="_Toc203442982"/>
      <w:r w:rsidRPr="003E76BD">
        <w:rPr>
          <w:rFonts w:ascii="Arial" w:hAnsi="Arial" w:cs="Arial"/>
          <w:color w:val="000000" w:themeColor="text1"/>
          <w:sz w:val="22"/>
          <w:szCs w:val="22"/>
          <w:u w:val="single"/>
        </w:rPr>
        <w:t>Interrater Reliability</w:t>
      </w:r>
      <w:bookmarkEnd w:id="22"/>
      <w:bookmarkEnd w:id="23"/>
    </w:p>
    <w:p w14:paraId="51947E65" w14:textId="02A348EC" w:rsidR="00A05282"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 xml:space="preserve">Two raters performed scoring of each subject’s lung CT images.  Since rater is a variable included in our analysis, we were interested in the interrater reliability, or the degree of agreement between both raters’ scores for subject.  To determine interrater reliability, we calculated the ICC related to rater agreement for our models that were able to fit both random intercept for subject and the nested random effect for rater within subject.  We calculate the ICC for our ordinal features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&lt;EndNote&gt;&lt;Cite&gt;&lt;Author&gt;Liljequist&lt;/Author&gt;&lt;Year&gt;2019&lt;/Year&gt;&lt;RecNum&gt;41&lt;/RecNum&gt;&lt;DisplayText&gt;(13)&lt;/DisplayText&gt;&lt;record&gt;&lt;rec-number&gt;41&lt;/rec-number&gt;&lt;foreign-keys&gt;&lt;key app="EN" db-id="davez2z9k9exfledsz7x0sarperdr9rsa9rr" timestamp="1763670657"&gt;41&lt;/key&gt;&lt;/foreign-keys&gt;&lt;ref-type name="Journal Article"&gt;17&lt;/ref-type&gt;&lt;contributors&gt;&lt;authors&gt;&lt;author&gt;Liljequist, D.&lt;/author&gt;&lt;author&gt;Elfving, B.&lt;/author&gt;&lt;author&gt;Skavberg Roaldsen, K.&lt;/author&gt;&lt;/authors&gt;&lt;/contributors&gt;&lt;titles&gt;&lt;title&gt;Intraclass correlation – A discussion and demonstration of basic features.&lt;/title&gt;&lt;secondary-title&gt;PLoS One&lt;/secondary-title&gt;&lt;/titles&gt;&lt;periodical&gt;&lt;full-title&gt;PLoS One&lt;/full-title&gt;&lt;/periodical&gt;&lt;pages&gt;e0219854&lt;/pages&gt;&lt;volume&gt;14&lt;/volume&gt;&lt;dates&gt;&lt;year&gt;2019&lt;/year&gt;&lt;/dates&gt;&lt;urls&gt;&lt;/urls&gt;&lt;electronic-resource-num&gt;10.1371/journal.pone.0219854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(13)</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let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be the random intercept estimate for subject (representing between-subject variability)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be the random effect estimate for rater </w:t>
      </w:r>
      <w:r w:rsidRPr="00B76247">
        <w:rPr>
          <w:rFonts w:ascii="Arial" w:eastAsiaTheme="minorEastAsia" w:hAnsi="Arial" w:cs="Arial"/>
          <w:sz w:val="22"/>
          <w:szCs w:val="22"/>
        </w:rPr>
        <w:lastRenderedPageBreak/>
        <w:t xml:space="preserve">nested within subject.  For interrater reliability, we want to know how much of the total variation in scores is attributable to true differences between subjects as opposed to variation due to raters or random error.  Our specific interest in inter-rater reliability leads us to define the ICC as the proportion of total variance attributable to between-subject differences.  Our formula for ICC is thus </w:t>
      </w:r>
      <m:oMath>
        <m:r>
          <w:rPr>
            <w:rFonts w:ascii="Cambria Math" w:eastAsiaTheme="minorEastAsia" w:hAnsi="Cambria Math" w:cs="Arial"/>
            <w:sz w:val="22"/>
            <w:szCs w:val="22"/>
          </w:rPr>
          <m:t xml:space="preserve">ICC= </m:t>
        </m:r>
        <m:f>
          <m:fPr>
            <m:ctrlPr>
              <w:rPr>
                <w:rFonts w:ascii="Cambria Math" w:eastAsiaTheme="minorEastAsia" w:hAnsi="Cambria Math" w:cs="Arial"/>
                <w:i/>
                <w:sz w:val="22"/>
                <w:szCs w:val="22"/>
              </w:rPr>
            </m:ctrlPr>
          </m:fPr>
          <m:num>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num>
          <m:den>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r>
              <w:rPr>
                <w:rFonts w:ascii="Cambria Math" w:eastAsiaTheme="minorEastAsia" w:hAnsi="Cambria Math" w:cs="Arial"/>
                <w:sz w:val="22"/>
                <w:szCs w:val="22"/>
              </w:rPr>
              <m:t xml:space="preserve">+ </m:t>
            </m:r>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den>
        </m:f>
      </m:oMath>
      <w:r w:rsidRPr="00B76247">
        <w:rPr>
          <w:rFonts w:ascii="Arial" w:eastAsiaTheme="minorEastAsia" w:hAnsi="Arial" w:cs="Arial"/>
          <w:sz w:val="22"/>
          <w:szCs w:val="22"/>
        </w:rPr>
        <w:t xml:space="preserve"> (Liljequist et al., 2019).</w:t>
      </w:r>
    </w:p>
    <w:p w14:paraId="09BBF2AA" w14:textId="77777777" w:rsidR="00E34CB2" w:rsidRPr="00B76247" w:rsidRDefault="00E34CB2" w:rsidP="00D93E5D">
      <w:pPr>
        <w:rPr>
          <w:rFonts w:ascii="Arial" w:eastAsiaTheme="minorEastAsia" w:hAnsi="Arial" w:cs="Arial"/>
          <w:sz w:val="22"/>
          <w:szCs w:val="22"/>
        </w:rPr>
      </w:pPr>
    </w:p>
    <w:p w14:paraId="48C1C826" w14:textId="6A7D1FF4"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 xml:space="preserve">To determine the 95% confidence interval for our estimate of the ICC, we used a Delta Method approach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&lt;EndNote&gt;&lt;Cite&gt;&lt;Author&gt;Casella&lt;/Author&gt;&lt;Year&gt;2002&lt;/Year&gt;&lt;RecNum&gt;52&lt;/RecNum&gt;&lt;DisplayText&gt;(14)&lt;/DisplayText&gt;&lt;record&gt;&lt;rec-number&gt;52&lt;/rec-number&gt;&lt;foreign-keys&gt;&lt;key app="EN" db-id="davez2z9k9exfledsz7x0sarperdr9rsa9rr" timestamp="1763674162"&gt;52&lt;/key&gt;&lt;/foreign-keys&gt;&lt;ref-type name="Book"&gt;6&lt;/ref-type&gt;&lt;contributors&gt;&lt;authors&gt;&lt;author&gt;Casella, G.&lt;/author&gt;&lt;author&gt;Berger, R.L.&lt;/author&gt;&lt;/authors&gt;&lt;/contributors&gt;&lt;titles&gt;&lt;title&gt;Statistical inference&lt;/title&gt;&lt;/titles&gt;&lt;edition&gt;2nd&lt;/edition&gt;&lt;dates&gt;&lt;year&gt;2002&lt;/year&gt;&lt;/dates&gt;&lt;publisher&gt;Thomson Learning&lt;/publisher&gt;&lt;urls&gt;&lt;/urls&gt;&lt;/record&gt;&lt;/Cite&gt;&lt;/EndNote&gt;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(14)</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Let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k</m:t>
            </m:r>
          </m:sub>
        </m:sSub>
      </m:oMath>
      <w:r w:rsidRPr="00B76247">
        <w:rPr>
          <w:rFonts w:ascii="Arial" w:eastAsiaTheme="minorEastAsia" w:hAnsi="Arial" w:cs="Arial"/>
          <w:sz w:val="22"/>
          <w:szCs w:val="22"/>
        </w:rPr>
        <w:t xml:space="preserve"> be random variables with means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k</m:t>
            </m:r>
          </m:sub>
        </m:sSub>
      </m:oMath>
      <w:r w:rsidRPr="00B76247">
        <w:rPr>
          <w:rFonts w:ascii="Arial" w:eastAsiaTheme="minorEastAsia" w:hAnsi="Arial" w:cs="Arial"/>
          <w:sz w:val="22"/>
          <w:szCs w:val="22"/>
        </w:rPr>
        <w:t xml:space="preserve"> and let </w:t>
      </w:r>
      <m:oMath>
        <m:r>
          <m:rPr>
            <m:sty m:val="bi"/>
          </m:rPr>
          <w:rPr>
            <w:rFonts w:ascii="Cambria Math" w:eastAsiaTheme="minorEastAsia" w:hAnsi="Cambria Math" w:cs="Arial"/>
            <w:sz w:val="22"/>
            <w:szCs w:val="22"/>
          </w:rPr>
          <m:t>T</m:t>
        </m:r>
        <m:r>
          <w:rPr>
            <w:rFonts w:ascii="Cambria Math" w:eastAsiaTheme="minorEastAsia" w:hAnsi="Cambria Math" w:cs="Arial"/>
            <w:sz w:val="22"/>
            <w:szCs w:val="22"/>
          </w:rPr>
          <m:t>=</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k</m:t>
                </m:r>
              </m:sub>
            </m:sSub>
          </m:e>
        </m:d>
      </m:oMath>
      <w:r w:rsidRPr="00B76247">
        <w:rPr>
          <w:rFonts w:ascii="Arial" w:eastAsiaTheme="minorEastAsia" w:hAnsi="Arial" w:cs="Arial"/>
          <w:sz w:val="22"/>
          <w:szCs w:val="22"/>
        </w:rPr>
        <w:t xml:space="preserve"> and </w:t>
      </w:r>
      <m:oMath>
        <m:r>
          <m:rPr>
            <m:sty m:val="bi"/>
          </m:rPr>
          <w:rPr>
            <w:rFonts w:ascii="Cambria Math" w:eastAsiaTheme="minorEastAsia" w:hAnsi="Cambria Math" w:cs="Arial"/>
            <w:sz w:val="22"/>
            <w:szCs w:val="22"/>
          </w:rPr>
          <m:t>θ</m:t>
        </m:r>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θ</m:t>
            </m:r>
          </m:e>
          <m:sub>
            <m:r>
              <w:rPr>
                <w:rFonts w:ascii="Cambria Math" w:eastAsiaTheme="minorEastAsia" w:hAnsi="Cambria Math" w:cs="Arial"/>
                <w:sz w:val="22"/>
                <w:szCs w:val="22"/>
              </w:rPr>
              <m:t>k</m:t>
            </m:r>
          </m:sub>
        </m:sSub>
        <m:r>
          <w:rPr>
            <w:rFonts w:ascii="Cambria Math" w:eastAsiaTheme="minorEastAsia" w:hAnsi="Cambria Math" w:cs="Arial"/>
            <w:sz w:val="22"/>
            <w:szCs w:val="22"/>
          </w:rPr>
          <m:t>)</m:t>
        </m:r>
      </m:oMath>
      <w:r w:rsidRPr="00B76247">
        <w:rPr>
          <w:rFonts w:ascii="Arial" w:eastAsiaTheme="minorEastAsia" w:hAnsi="Arial" w:cs="Arial"/>
          <w:sz w:val="22"/>
          <w:szCs w:val="22"/>
        </w:rPr>
        <w:t xml:space="preserve">.  For a differentiable function </w:t>
      </w:r>
      <m:oMath>
        <m:r>
          <w:rPr>
            <w:rFonts w:ascii="Cambria Math" w:eastAsiaTheme="minorEastAsia" w:hAnsi="Cambria Math" w:cs="Arial"/>
            <w:sz w:val="22"/>
            <w:szCs w:val="22"/>
          </w:rPr>
          <m:t>g(</m:t>
        </m:r>
        <m:r>
          <m:rPr>
            <m:sty m:val="bi"/>
          </m:rPr>
          <w:rPr>
            <w:rFonts w:ascii="Cambria Math" w:eastAsiaTheme="minorEastAsia" w:hAnsi="Cambria Math" w:cs="Arial"/>
            <w:sz w:val="22"/>
            <w:szCs w:val="22"/>
          </w:rPr>
          <m:t>T</m:t>
        </m:r>
        <m:r>
          <w:rPr>
            <w:rFonts w:ascii="Cambria Math" w:eastAsiaTheme="minorEastAsia" w:hAnsi="Cambria Math" w:cs="Arial"/>
            <w:sz w:val="22"/>
            <w:szCs w:val="22"/>
          </w:rPr>
          <m:t>)</m:t>
        </m:r>
      </m:oMath>
      <w:r w:rsidRPr="00B76247">
        <w:rPr>
          <w:rFonts w:ascii="Arial" w:eastAsiaTheme="minorEastAsia" w:hAnsi="Arial" w:cs="Arial"/>
          <w:sz w:val="22"/>
          <w:szCs w:val="22"/>
        </w:rPr>
        <w:t xml:space="preserve">, an approximate estimate of the variance is given by a first-order Taylor series expansion of </w:t>
      </w:r>
      <m:oMath>
        <m:r>
          <w:rPr>
            <w:rFonts w:ascii="Cambria Math" w:eastAsiaTheme="minorEastAsia" w:hAnsi="Cambria Math" w:cs="Arial"/>
            <w:sz w:val="22"/>
            <w:szCs w:val="22"/>
          </w:rPr>
          <m:t>g</m:t>
        </m:r>
      </m:oMath>
      <w:r w:rsidRPr="00B76247">
        <w:rPr>
          <w:rFonts w:ascii="Arial" w:eastAsiaTheme="minorEastAsia" w:hAnsi="Arial" w:cs="Arial"/>
          <w:sz w:val="22"/>
          <w:szCs w:val="22"/>
        </w:rPr>
        <w:t xml:space="preserve"> about </w:t>
      </w:r>
      <m:oMath>
        <m:r>
          <w:rPr>
            <w:rFonts w:ascii="Cambria Math" w:eastAsiaTheme="minorEastAsia" w:hAnsi="Cambria Math" w:cs="Arial"/>
            <w:sz w:val="22"/>
            <w:szCs w:val="22"/>
          </w:rPr>
          <m:t>θ</m:t>
        </m:r>
      </m:oMath>
      <w:r w:rsidRPr="00B76247">
        <w:rPr>
          <w:rFonts w:ascii="Arial" w:eastAsiaTheme="minorEastAsia" w:hAnsi="Arial" w:cs="Arial"/>
          <w:sz w:val="22"/>
          <w:szCs w:val="22"/>
        </w:rPr>
        <w:t xml:space="preserve"> as</w:t>
      </w:r>
    </w:p>
    <w:p w14:paraId="4D284361" w14:textId="77777777" w:rsidR="00A05282" w:rsidRPr="00B76247" w:rsidRDefault="00A05282" w:rsidP="00D93E5D">
      <w:pPr>
        <w:jc w:val="center"/>
        <w:rPr>
          <w:rFonts w:ascii="Arial" w:eastAsiaTheme="minorEastAsia" w:hAnsi="Arial" w:cs="Arial"/>
          <w:sz w:val="22"/>
          <w:szCs w:val="22"/>
        </w:rPr>
      </w:pP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nary>
          <m:naryPr>
            <m:chr m:val="∑"/>
            <m:limLoc m:val="subSup"/>
            <m:ctrlPr>
              <w:rPr>
                <w:rFonts w:ascii="Cambria Math" w:eastAsiaTheme="minorEastAsia" w:hAnsi="Cambria Math" w:cs="Arial"/>
                <w:i/>
                <w:sz w:val="22"/>
                <w:szCs w:val="22"/>
              </w:rPr>
            </m:ctrlPr>
          </m:naryPr>
          <m:sub>
            <m:r>
              <w:rPr>
                <w:rFonts w:ascii="Cambria Math" w:eastAsiaTheme="minorEastAsia" w:hAnsi="Cambria Math" w:cs="Arial"/>
                <w:sz w:val="22"/>
                <w:szCs w:val="22"/>
              </w:rPr>
              <m:t>i=1</m:t>
            </m:r>
          </m:sub>
          <m:sup>
            <m:r>
              <w:rPr>
                <w:rFonts w:ascii="Cambria Math" w:eastAsiaTheme="minorEastAsia" w:hAnsi="Cambria Math" w:cs="Arial"/>
                <w:sz w:val="22"/>
                <w:szCs w:val="22"/>
              </w:rPr>
              <m:t>k</m:t>
            </m:r>
          </m:sup>
          <m:e>
            <m:sSup>
              <m:sSupPr>
                <m:ctrlPr>
                  <w:rPr>
                    <w:rFonts w:ascii="Cambria Math" w:eastAsiaTheme="minorEastAsia" w:hAnsi="Cambria Math" w:cs="Arial"/>
                    <w:i/>
                    <w:sz w:val="22"/>
                    <w:szCs w:val="22"/>
                  </w:rPr>
                </m:ctrlPr>
              </m:sSupPr>
              <m:e>
                <m:d>
                  <m:dPr>
                    <m:begChr m:val="["/>
                    <m:endChr m:val="]"/>
                    <m:ctrlPr>
                      <w:rPr>
                        <w:rFonts w:ascii="Cambria Math" w:eastAsiaTheme="minorEastAsia" w:hAnsi="Cambria Math" w:cs="Arial"/>
                        <w:i/>
                        <w:sz w:val="22"/>
                        <w:szCs w:val="22"/>
                      </w:rPr>
                    </m:ctrlPr>
                  </m:dPr>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i</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i</m:t>
                </m:r>
              </m:sub>
            </m:sSub>
          </m:e>
        </m:nary>
        <m:r>
          <w:rPr>
            <w:rFonts w:ascii="Cambria Math" w:eastAsiaTheme="minorEastAsia" w:hAnsi="Cambria Math" w:cs="Arial"/>
            <w:sz w:val="22"/>
            <w:szCs w:val="22"/>
          </w:rPr>
          <m:t>+2</m:t>
        </m:r>
        <m:nary>
          <m:naryPr>
            <m:chr m:val="∑"/>
            <m:limLoc m:val="subSup"/>
            <m:supHide m:val="1"/>
            <m:ctrlPr>
              <w:rPr>
                <w:rFonts w:ascii="Cambria Math" w:eastAsiaTheme="minorEastAsia" w:hAnsi="Cambria Math" w:cs="Arial"/>
                <w:i/>
                <w:sz w:val="22"/>
                <w:szCs w:val="22"/>
              </w:rPr>
            </m:ctrlPr>
          </m:naryPr>
          <m:sub>
            <m:r>
              <w:rPr>
                <w:rFonts w:ascii="Cambria Math" w:eastAsiaTheme="minorEastAsia" w:hAnsi="Cambria Math" w:cs="Arial"/>
                <w:sz w:val="22"/>
                <w:szCs w:val="22"/>
              </w:rPr>
              <m:t>i&gt;j</m:t>
            </m:r>
          </m:sub>
          <m:sup/>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i</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j</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Co</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θ</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j</m:t>
                </m:r>
              </m:sub>
            </m:sSub>
            <m:r>
              <w:rPr>
                <w:rFonts w:ascii="Cambria Math" w:eastAsiaTheme="minorEastAsia" w:hAnsi="Cambria Math" w:cs="Arial"/>
                <w:sz w:val="22"/>
                <w:szCs w:val="22"/>
              </w:rPr>
              <m:t>)</m:t>
            </m:r>
          </m:e>
        </m:nary>
      </m:oMath>
      <w:r w:rsidRPr="00B76247">
        <w:rPr>
          <w:rFonts w:ascii="Arial" w:eastAsiaTheme="minorEastAsia" w:hAnsi="Arial" w:cs="Arial"/>
          <w:sz w:val="22"/>
          <w:szCs w:val="22"/>
        </w:rPr>
        <w:t>,</w:t>
      </w:r>
    </w:p>
    <w:p w14:paraId="1CADB775" w14:textId="74A54181"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(Casella &amp; Berger, 2002).  In our case, we have </w:t>
      </w:r>
      <m:oMath>
        <m:r>
          <w:rPr>
            <w:rFonts w:ascii="Cambria Math" w:eastAsiaTheme="minorEastAsia" w:hAnsi="Cambria Math" w:cs="Arial"/>
            <w:sz w:val="22"/>
            <w:szCs w:val="22"/>
          </w:rPr>
          <m:t>k=2</m:t>
        </m:r>
      </m:oMath>
      <w:r w:rsidRPr="00B76247">
        <w:rPr>
          <w:rFonts w:ascii="Arial" w:eastAsiaTheme="minorEastAsia" w:hAnsi="Arial" w:cs="Arial"/>
          <w:sz w:val="22"/>
          <w:szCs w:val="22"/>
        </w:rPr>
        <w:t xml:space="preserve"> parameters, 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oMath>
      <w:r w:rsidRPr="00B76247">
        <w:rPr>
          <w:rFonts w:ascii="Arial" w:eastAsiaTheme="minorEastAsia" w:hAnsi="Arial" w:cs="Arial"/>
          <w:sz w:val="22"/>
          <w:szCs w:val="22"/>
        </w:rPr>
        <w:t xml:space="preserve"> is our estimate for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subject</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oMath>
      <w:r w:rsidRPr="00B76247">
        <w:rPr>
          <w:rFonts w:ascii="Arial" w:eastAsiaTheme="minorEastAsia" w:hAnsi="Arial" w:cs="Arial"/>
          <w:sz w:val="22"/>
          <w:szCs w:val="22"/>
        </w:rPr>
        <w:t xml:space="preserve"> is our estimate for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σ</m:t>
            </m:r>
          </m:e>
          <m:sub>
            <m:r>
              <w:rPr>
                <w:rFonts w:ascii="Cambria Math" w:eastAsiaTheme="minorEastAsia" w:hAnsi="Cambria Math" w:cs="Arial"/>
                <w:sz w:val="22"/>
                <w:szCs w:val="22"/>
              </w:rPr>
              <m:t>rater</m:t>
            </m:r>
          </m:sub>
          <m:sup>
            <m:r>
              <w:rPr>
                <w:rFonts w:ascii="Cambria Math" w:eastAsiaTheme="minorEastAsia" w:hAnsi="Cambria Math" w:cs="Arial"/>
                <w:sz w:val="22"/>
                <w:szCs w:val="22"/>
              </w:rPr>
              <m:t>2</m:t>
            </m:r>
          </m:sup>
        </m:sSubSup>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num>
          <m:den>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 xml:space="preserve">+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den>
        </m:f>
      </m:oMath>
      <w:r w:rsidRPr="00B76247">
        <w:rPr>
          <w:rFonts w:ascii="Arial" w:eastAsiaTheme="minorEastAsia" w:hAnsi="Arial" w:cs="Arial"/>
          <w:sz w:val="22"/>
          <w:szCs w:val="22"/>
        </w:rPr>
        <w:t xml:space="preserve"> is our estimate for ICC.  We thus have that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1</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∂g</m:t>
            </m:r>
          </m:num>
          <m:den>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den>
        </m:f>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num>
          <m:den>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e>
                </m:d>
              </m:e>
              <m:sup>
                <m:r>
                  <w:rPr>
                    <w:rFonts w:ascii="Cambria Math" w:eastAsiaTheme="minorEastAsia" w:hAnsi="Cambria Math" w:cs="Arial"/>
                    <w:sz w:val="22"/>
                    <w:szCs w:val="22"/>
                  </w:rPr>
                  <m:t>2</m:t>
                </m:r>
              </m:sup>
            </m:sSup>
          </m:den>
        </m:f>
        <m:r>
          <w:rPr>
            <w:rFonts w:ascii="Cambria Math" w:eastAsiaTheme="minorEastAsia" w:hAnsi="Cambria Math" w:cs="Arial"/>
            <w:sz w:val="22"/>
            <w:szCs w:val="22"/>
          </w:rPr>
          <m:t>=A</m:t>
        </m:r>
      </m:oMath>
      <w:r w:rsidRPr="00B76247">
        <w:rPr>
          <w:rFonts w:ascii="Arial" w:eastAsiaTheme="minorEastAsia" w:hAnsi="Arial" w:cs="Arial"/>
          <w:sz w:val="22"/>
          <w:szCs w:val="22"/>
        </w:rPr>
        <w:t xml:space="preserve"> and </w:t>
      </w:r>
      <m:oMath>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g</m:t>
            </m:r>
          </m:e>
          <m:sub>
            <m:r>
              <w:rPr>
                <w:rFonts w:ascii="Cambria Math" w:eastAsiaTheme="minorEastAsia" w:hAnsi="Cambria Math" w:cs="Arial"/>
                <w:sz w:val="22"/>
                <w:szCs w:val="22"/>
              </w:rPr>
              <m:t>2</m:t>
            </m:r>
          </m:sub>
          <m:sup>
            <m:r>
              <w:rPr>
                <w:rFonts w:ascii="Cambria Math" w:eastAsiaTheme="minorEastAsia" w:hAnsi="Cambria Math" w:cs="Arial"/>
                <w:sz w:val="22"/>
                <w:szCs w:val="22"/>
              </w:rPr>
              <m:t>'</m:t>
            </m:r>
          </m:sup>
        </m:sSubSup>
        <m:d>
          <m:dPr>
            <m:ctrlPr>
              <w:rPr>
                <w:rFonts w:ascii="Cambria Math" w:eastAsiaTheme="minorEastAsia" w:hAnsi="Cambria Math" w:cs="Arial"/>
                <w:i/>
                <w:sz w:val="22"/>
                <w:szCs w:val="22"/>
              </w:rPr>
            </m:ctrlPr>
          </m:dPr>
          <m:e>
            <m:r>
              <w:rPr>
                <w:rFonts w:ascii="Cambria Math" w:eastAsiaTheme="minorEastAsia" w:hAnsi="Cambria Math" w:cs="Arial"/>
                <w:sz w:val="22"/>
                <w:szCs w:val="22"/>
              </w:rPr>
              <m:t>θ</m:t>
            </m:r>
          </m:e>
        </m:d>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∂g</m:t>
            </m:r>
          </m:num>
          <m:den>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den>
        </m:f>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num>
          <m:den>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e>
                </m:d>
              </m:e>
              <m:sup>
                <m:r>
                  <w:rPr>
                    <w:rFonts w:ascii="Cambria Math" w:eastAsiaTheme="minorEastAsia" w:hAnsi="Cambria Math" w:cs="Arial"/>
                    <w:sz w:val="22"/>
                    <w:szCs w:val="22"/>
                  </w:rPr>
                  <m:t>2</m:t>
                </m:r>
              </m:sup>
            </m:sSup>
          </m:den>
        </m:f>
        <m:r>
          <w:rPr>
            <w:rFonts w:ascii="Cambria Math" w:eastAsiaTheme="minorEastAsia" w:hAnsi="Cambria Math" w:cs="Arial"/>
            <w:sz w:val="22"/>
            <w:szCs w:val="22"/>
          </w:rPr>
          <m:t>=B</m:t>
        </m:r>
      </m:oMath>
      <w:r w:rsidRPr="00B76247">
        <w:rPr>
          <w:rFonts w:ascii="Arial" w:eastAsiaTheme="minorEastAsia" w:hAnsi="Arial" w:cs="Arial"/>
          <w:sz w:val="22"/>
          <w:szCs w:val="22"/>
        </w:rPr>
        <w:t>, both by the quotient rule.</w:t>
      </w:r>
      <w:r w:rsidR="00E34CB2">
        <w:rPr>
          <w:rFonts w:ascii="Arial" w:eastAsiaTheme="minorEastAsia" w:hAnsi="Arial" w:cs="Arial"/>
          <w:sz w:val="22"/>
          <w:szCs w:val="22"/>
        </w:rPr>
        <w:t xml:space="preserve">  </w:t>
      </w:r>
      <w:r w:rsidRPr="00B76247">
        <w:rPr>
          <w:rFonts w:ascii="Arial" w:eastAsiaTheme="minorEastAsia" w:hAnsi="Arial" w:cs="Arial"/>
          <w:sz w:val="22"/>
          <w:szCs w:val="22"/>
        </w:rPr>
        <w:t>Expanding the Casella and Berger formula for our case yields</w:t>
      </w:r>
    </w:p>
    <w:p w14:paraId="4F63C777" w14:textId="77777777" w:rsidR="00A05282" w:rsidRPr="00B76247" w:rsidRDefault="00A05282" w:rsidP="00D93E5D">
      <w:pPr>
        <w:jc w:val="center"/>
        <w:rPr>
          <w:rFonts w:ascii="Arial" w:eastAsiaTheme="minorEastAsia" w:hAnsi="Arial" w:cs="Arial"/>
          <w:sz w:val="22"/>
          <w:szCs w:val="22"/>
        </w:rPr>
      </w:pP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r>
                  <w:rPr>
                    <w:rFonts w:ascii="Cambria Math" w:eastAsiaTheme="minorEastAsia" w:hAnsi="Cambria Math" w:cs="Arial"/>
                    <w:sz w:val="22"/>
                    <w:szCs w:val="22"/>
                  </w:rPr>
                  <m:t>A</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r>
                  <w:rPr>
                    <w:rFonts w:ascii="Cambria Math" w:eastAsiaTheme="minorEastAsia" w:hAnsi="Cambria Math" w:cs="Arial"/>
                    <w:sz w:val="22"/>
                    <w:szCs w:val="22"/>
                  </w:rPr>
                  <m:t>B</m:t>
                </m:r>
              </m:e>
            </m:d>
          </m:e>
          <m:sup>
            <m:r>
              <w:rPr>
                <w:rFonts w:ascii="Cambria Math" w:eastAsiaTheme="minorEastAsia" w:hAnsi="Cambria Math" w:cs="Arial"/>
                <w:sz w:val="22"/>
                <w:szCs w:val="22"/>
              </w:rPr>
              <m:t>2</m:t>
            </m:r>
          </m:sup>
        </m:sSup>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+2 (A)(B)Cov(</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sidRPr="00B76247">
        <w:rPr>
          <w:rFonts w:ascii="Arial" w:eastAsiaTheme="minorEastAsia" w:hAnsi="Arial" w:cs="Arial"/>
          <w:sz w:val="22"/>
          <w:szCs w:val="22"/>
        </w:rPr>
        <w:t>,</w:t>
      </w:r>
    </w:p>
    <w:p w14:paraId="41E7F067" w14:textId="77777777" w:rsidR="00A05282" w:rsidRPr="00B76247" w:rsidRDefault="00A05282" w:rsidP="00D93E5D">
      <w:pPr>
        <w:rPr>
          <w:rFonts w:ascii="Arial" w:eastAsiaTheme="minorEastAsia" w:hAnsi="Arial" w:cs="Arial"/>
          <w:sz w:val="22"/>
          <w:szCs w:val="22"/>
        </w:rPr>
      </w:pPr>
      <w:r w:rsidRPr="00B76247">
        <w:rPr>
          <w:rFonts w:ascii="Arial" w:eastAsiaTheme="minorEastAsia" w:hAnsi="Arial" w:cs="Arial"/>
          <w:sz w:val="22"/>
          <w:szCs w:val="22"/>
        </w:rPr>
        <w:t xml:space="preserve">where the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oMath>
      <w:r w:rsidRPr="00B76247">
        <w:rPr>
          <w:rFonts w:ascii="Arial" w:eastAsiaTheme="minorEastAsia" w:hAnsi="Arial" w:cs="Arial"/>
          <w:sz w:val="22"/>
          <w:szCs w:val="22"/>
        </w:rPr>
        <w:t xml:space="preserve">,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Co</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θ</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1</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2</m:t>
            </m:r>
          </m:sub>
        </m:sSub>
        <m:r>
          <w:rPr>
            <w:rFonts w:ascii="Cambria Math" w:eastAsiaTheme="minorEastAsia" w:hAnsi="Cambria Math" w:cs="Arial"/>
            <w:sz w:val="22"/>
            <w:szCs w:val="22"/>
          </w:rPr>
          <m:t>)</m:t>
        </m:r>
      </m:oMath>
      <w:r w:rsidRPr="00B76247">
        <w:rPr>
          <w:rFonts w:ascii="Arial" w:eastAsiaTheme="minorEastAsia" w:hAnsi="Arial" w:cs="Arial"/>
          <w:sz w:val="22"/>
          <w:szCs w:val="22"/>
        </w:rPr>
        <w:t xml:space="preserve"> terms are the estimated variance and covariance of the variance component estimates, obtained from the covariance matrix provided by the GLIMMIX procedure.  The standard error (SE) of the ICC estimate was obtained by taking the square root of </w:t>
      </w:r>
      <m:oMath>
        <m:r>
          <w:rPr>
            <w:rFonts w:ascii="Cambria Math" w:eastAsiaTheme="minorEastAsia" w:hAnsi="Cambria Math" w:cs="Arial"/>
            <w:sz w:val="22"/>
            <w:szCs w:val="22"/>
          </w:rPr>
          <m:t>Va</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r</m:t>
            </m:r>
          </m:e>
          <m:sub>
            <m:r>
              <w:rPr>
                <w:rFonts w:ascii="Cambria Math" w:eastAsiaTheme="minorEastAsia" w:hAnsi="Cambria Math" w:cs="Arial"/>
                <w:sz w:val="22"/>
                <w:szCs w:val="22"/>
              </w:rPr>
              <m:t>θ</m:t>
            </m:r>
          </m:sub>
        </m:sSub>
        <m:r>
          <w:rPr>
            <w:rFonts w:ascii="Cambria Math" w:eastAsiaTheme="minorEastAsia" w:hAnsi="Cambria Math" w:cs="Arial"/>
            <w:sz w:val="22"/>
            <w:szCs w:val="22"/>
          </w:rPr>
          <m:t>g</m:t>
        </m:r>
        <m:d>
          <m:dPr>
            <m:ctrlPr>
              <w:rPr>
                <w:rFonts w:ascii="Cambria Math" w:eastAsiaTheme="minorEastAsia" w:hAnsi="Cambria Math" w:cs="Arial"/>
                <w:i/>
                <w:sz w:val="22"/>
                <w:szCs w:val="22"/>
              </w:rPr>
            </m:ctrlPr>
          </m:dPr>
          <m:e>
            <m:r>
              <m:rPr>
                <m:sty m:val="bi"/>
              </m:rPr>
              <w:rPr>
                <w:rFonts w:ascii="Cambria Math" w:eastAsiaTheme="minorEastAsia" w:hAnsi="Cambria Math" w:cs="Arial"/>
                <w:sz w:val="22"/>
                <w:szCs w:val="22"/>
              </w:rPr>
              <m:t>T</m:t>
            </m:r>
          </m:e>
        </m:d>
      </m:oMath>
      <w:r w:rsidRPr="00B76247">
        <w:rPr>
          <w:rFonts w:ascii="Arial" w:eastAsiaTheme="minorEastAsia" w:hAnsi="Arial" w:cs="Arial"/>
          <w:sz w:val="22"/>
          <w:szCs w:val="22"/>
        </w:rPr>
        <w:t xml:space="preserve">.  An approximate 95% confidence interval (CI) for the ICC was constructed as </w:t>
      </w:r>
      <m:oMath>
        <m:r>
          <w:rPr>
            <w:rFonts w:ascii="Cambria Math" w:eastAsiaTheme="minorEastAsia" w:hAnsi="Cambria Math" w:cs="Arial"/>
            <w:sz w:val="22"/>
            <w:szCs w:val="22"/>
          </w:rPr>
          <m:t>IC</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C</m:t>
            </m:r>
          </m:e>
          <m:sub>
            <m:r>
              <w:rPr>
                <w:rFonts w:ascii="Cambria Math" w:eastAsiaTheme="minorEastAsia" w:hAnsi="Cambria Math" w:cs="Arial"/>
                <w:sz w:val="22"/>
                <w:szCs w:val="22"/>
              </w:rPr>
              <m:t>estimate</m:t>
            </m:r>
          </m:sub>
        </m:sSub>
        <m:r>
          <w:rPr>
            <w:rFonts w:ascii="Cambria Math" w:eastAsiaTheme="minorEastAsia" w:hAnsi="Cambria Math" w:cs="Arial"/>
            <w:sz w:val="22"/>
            <w:szCs w:val="22"/>
          </w:rPr>
          <m:t>±1.96×SE</m:t>
        </m:r>
      </m:oMath>
      <w:r w:rsidRPr="00B76247">
        <w:rPr>
          <w:rFonts w:ascii="Arial" w:eastAsiaTheme="minorEastAsia" w:hAnsi="Arial" w:cs="Arial"/>
          <w:sz w:val="22"/>
          <w:szCs w:val="22"/>
        </w:rPr>
        <w:t>.</w:t>
      </w:r>
    </w:p>
    <w:p w14:paraId="577CCFAE" w14:textId="77777777" w:rsidR="00E34CB2" w:rsidRDefault="00E34CB2" w:rsidP="00D93E5D">
      <w:pPr>
        <w:ind w:firstLine="720"/>
        <w:rPr>
          <w:rFonts w:ascii="Arial" w:eastAsiaTheme="minorEastAsia" w:hAnsi="Arial" w:cs="Arial"/>
          <w:sz w:val="22"/>
          <w:szCs w:val="22"/>
        </w:rPr>
      </w:pPr>
    </w:p>
    <w:p w14:paraId="79FE86E4" w14:textId="564C9645"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We also applied Cohen’s kappa, which is a measure of agreement for categorical data interpreted as the proportion of ratings with agreement between raters after adjusting for chance agreement</w:t>
      </w:r>
      <w:r w:rsidR="00C90B7D">
        <w:rPr>
          <w:rFonts w:ascii="Arial" w:eastAsiaTheme="minorEastAsia" w:hAnsi="Arial" w:cs="Arial"/>
          <w:sz w:val="22"/>
          <w:szCs w:val="22"/>
        </w:rPr>
        <w:t xml:space="preserve">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&lt;EndNote&gt;&lt;Cite&gt;&lt;Author&gt;Cohen&lt;/Author&gt;&lt;Year&gt;1960&lt;/Year&gt;&lt;RecNum&gt;35&lt;/RecNum&gt;&lt;DisplayText&gt;(15)&lt;/DisplayText&gt;&lt;record&gt;&lt;rec-number&gt;35&lt;/rec-number&gt;&lt;foreign-keys&gt;&lt;key app="EN" db-id="davez2z9k9exfledsz7x0sarperdr9rsa9rr" timestamp="1763669890"&gt;35&lt;/key&gt;&lt;/foreign-keys&gt;&lt;ref-type name="Journal Article"&gt;17&lt;/ref-type&gt;&lt;contributors&gt;&lt;authors&gt;&lt;author&gt;Cohen, J.&lt;/author&gt;&lt;/authors&gt;&lt;/contributors&gt;&lt;titles&gt;&lt;title&gt;A Coefficient of Agreement for Nominal Scales. ,&lt;/title&gt;&lt;secondary-title&gt;Ed Psychol Measure&lt;/secondary-title&gt;&lt;/titles&gt;&lt;periodical&gt;&lt;full-title&gt;Ed Psychol Measure&lt;/full-title&gt;&lt;/periodical&gt;&lt;pages&gt;37–46&lt;/pages&gt;&lt;volume&gt;20&lt;/volume&gt;&lt;dates&gt;&lt;year&gt;1960&lt;/year&gt;&lt;/dates&gt;&lt;urls&gt;&lt;/urls&gt;&lt;electronic-resource-num&gt;10.1177/001316446002000104&lt;/electronic-resource-num&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(15)</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Cohen’s kappa is defined as follows:</w:t>
      </w:r>
    </w:p>
    <w:p w14:paraId="3489D31D"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 xml:space="preserve">κ= </m:t>
          </m:r>
          <m:f>
            <m:fPr>
              <m:ctrlPr>
                <w:rPr>
                  <w:rFonts w:ascii="Cambria Math" w:eastAsiaTheme="minorEastAsia" w:hAnsi="Cambria Math" w:cs="Arial"/>
                  <w:i/>
                  <w:sz w:val="22"/>
                  <w:szCs w:val="22"/>
                </w:rPr>
              </m:ctrlPr>
            </m:fPr>
            <m:num>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o</m:t>
                      </m:r>
                    </m:e>
                  </m:d>
                </m:e>
              </m:func>
              <m:r>
                <w:rPr>
                  <w:rFonts w:ascii="Cambria Math" w:eastAsiaTheme="minorEastAsia" w:hAnsi="Cambria Math" w:cs="Arial"/>
                  <w:sz w:val="22"/>
                  <w:szCs w:val="22"/>
                </w:rPr>
                <m:t>-</m:t>
              </m:r>
              <m:r>
                <m:rPr>
                  <m:sty m:val="p"/>
                </m:rPr>
                <w:rPr>
                  <w:rFonts w:ascii="Cambria Math" w:eastAsiaTheme="minorEastAsia" w:hAnsi="Cambria Math" w:cs="Arial"/>
                  <w:sz w:val="22"/>
                  <w:szCs w:val="22"/>
                </w:rPr>
                <m:t>Pr</m:t>
              </m:r>
              <m:r>
                <w:rPr>
                  <w:rFonts w:ascii="Cambria Math" w:eastAsiaTheme="minorEastAsia" w:hAnsi="Cambria Math" w:cs="Arial"/>
                  <w:sz w:val="22"/>
                  <w:szCs w:val="22"/>
                </w:rPr>
                <m:t>(c)</m:t>
              </m:r>
            </m:num>
            <m:den>
              <m:r>
                <w:rPr>
                  <w:rFonts w:ascii="Cambria Math" w:eastAsiaTheme="minorEastAsia" w:hAnsi="Cambria Math" w:cs="Arial"/>
                  <w:sz w:val="22"/>
                  <w:szCs w:val="22"/>
                </w:rPr>
                <m:t>1-</m:t>
              </m:r>
              <m:r>
                <m:rPr>
                  <m:sty m:val="p"/>
                </m:rPr>
                <w:rPr>
                  <w:rFonts w:ascii="Cambria Math" w:eastAsiaTheme="minorEastAsia" w:hAnsi="Cambria Math" w:cs="Arial"/>
                  <w:sz w:val="22"/>
                  <w:szCs w:val="22"/>
                </w:rPr>
                <m:t>Pr</m:t>
              </m:r>
              <m:r>
                <w:rPr>
                  <w:rFonts w:ascii="Cambria Math" w:eastAsiaTheme="minorEastAsia" w:hAnsi="Cambria Math" w:cs="Arial"/>
                  <w:sz w:val="22"/>
                  <w:szCs w:val="22"/>
                </w:rPr>
                <m:t>(c)</m:t>
              </m:r>
            </m:den>
          </m:f>
        </m:oMath>
      </m:oMathPara>
    </w:p>
    <w:p w14:paraId="2674C3CC"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o</m:t>
                </m:r>
              </m:e>
            </m:d>
          </m:e>
        </m:func>
      </m:oMath>
      <w:r w:rsidRPr="00B76247">
        <w:rPr>
          <w:rFonts w:ascii="Arial" w:eastAsiaTheme="minorEastAsia" w:hAnsi="Arial" w:cs="Arial"/>
          <w:sz w:val="22"/>
          <w:szCs w:val="22"/>
        </w:rPr>
        <w:t xml:space="preserve"> is the observed agreement proportion and </w:t>
      </w:r>
      <m:oMath>
        <m:func>
          <m:funcPr>
            <m:ctrlPr>
              <w:rPr>
                <w:rFonts w:ascii="Cambria Math" w:eastAsiaTheme="minorEastAsia" w:hAnsi="Cambria Math" w:cs="Arial"/>
                <w:sz w:val="22"/>
                <w:szCs w:val="22"/>
              </w:rPr>
            </m:ctrlPr>
          </m:funcPr>
          <m:fName>
            <m:r>
              <m:rPr>
                <m:sty m:val="p"/>
              </m:rPr>
              <w:rPr>
                <w:rFonts w:ascii="Cambria Math" w:eastAsiaTheme="minorEastAsia" w:hAnsi="Cambria Math" w:cs="Arial"/>
                <w:sz w:val="22"/>
                <w:szCs w:val="22"/>
              </w:rPr>
              <m:t>Pr</m:t>
            </m:r>
          </m:fName>
          <m:e>
            <m:d>
              <m:dPr>
                <m:ctrlPr>
                  <w:rPr>
                    <w:rFonts w:ascii="Cambria Math" w:eastAsiaTheme="minorEastAsia" w:hAnsi="Cambria Math" w:cs="Arial"/>
                    <w:i/>
                    <w:sz w:val="22"/>
                    <w:szCs w:val="22"/>
                  </w:rPr>
                </m:ctrlPr>
              </m:dPr>
              <m:e>
                <m:r>
                  <w:rPr>
                    <w:rFonts w:ascii="Cambria Math" w:eastAsiaTheme="minorEastAsia" w:hAnsi="Cambria Math" w:cs="Arial"/>
                    <w:sz w:val="22"/>
                    <w:szCs w:val="22"/>
                  </w:rPr>
                  <m:t>c</m:t>
                </m:r>
              </m:e>
            </m:d>
          </m:e>
        </m:func>
      </m:oMath>
      <w:r w:rsidRPr="00B76247">
        <w:rPr>
          <w:rFonts w:ascii="Arial" w:eastAsiaTheme="minorEastAsia" w:hAnsi="Arial" w:cs="Arial"/>
          <w:sz w:val="22"/>
          <w:szCs w:val="22"/>
        </w:rPr>
        <w:t xml:space="preserve"> is the chance agreement proportion.  Chance agreement here is defined as follows:</w:t>
      </w:r>
    </w:p>
    <w:p w14:paraId="68882ECA" w14:textId="77777777" w:rsidR="00A05282" w:rsidRPr="00B76247" w:rsidRDefault="00A05282" w:rsidP="00E34CB2">
      <w:pPr>
        <w:jc w:val="center"/>
        <w:rPr>
          <w:rFonts w:ascii="Arial" w:eastAsiaTheme="minorEastAsia" w:hAnsi="Arial" w:cs="Arial"/>
          <w:sz w:val="22"/>
          <w:szCs w:val="22"/>
        </w:rPr>
      </w:pPr>
      <m:oMathPara>
        <m:oMath>
          <m:r>
            <m:rPr>
              <m:sty m:val="p"/>
            </m:rPr>
            <w:rPr>
              <w:rFonts w:ascii="Cambria Math" w:eastAsiaTheme="minorEastAsia" w:hAnsi="Cambria Math" w:cs="Arial"/>
              <w:sz w:val="22"/>
              <w:szCs w:val="22"/>
            </w:rPr>
            <m:t>Pr</m:t>
          </m:r>
          <m:d>
            <m:dPr>
              <m:ctrlPr>
                <w:rPr>
                  <w:rFonts w:ascii="Cambria Math" w:eastAsiaTheme="minorEastAsia" w:hAnsi="Cambria Math" w:cs="Arial"/>
                  <w:i/>
                  <w:sz w:val="22"/>
                  <w:szCs w:val="22"/>
                </w:rPr>
              </m:ctrlPr>
            </m:dPr>
            <m:e>
              <m:r>
                <w:rPr>
                  <w:rFonts w:ascii="Cambria Math" w:eastAsiaTheme="minorEastAsia" w:hAnsi="Cambria Math" w:cs="Arial"/>
                  <w:sz w:val="22"/>
                  <w:szCs w:val="22"/>
                </w:rPr>
                <m:t>c</m:t>
              </m:r>
            </m:e>
          </m:d>
          <m:r>
            <w:rPr>
              <w:rFonts w:ascii="Cambria Math" w:eastAsiaTheme="minorEastAsia" w:hAnsi="Cambria Math" w:cs="Arial"/>
              <w:sz w:val="22"/>
              <w:szCs w:val="22"/>
            </w:rPr>
            <m:t xml:space="preserve">= </m:t>
          </m:r>
          <m:f>
            <m:fPr>
              <m:ctrlPr>
                <w:rPr>
                  <w:rFonts w:ascii="Cambria Math" w:eastAsiaTheme="minorEastAsia" w:hAnsi="Cambria Math" w:cs="Arial"/>
                  <w:i/>
                  <w:sz w:val="22"/>
                  <w:szCs w:val="22"/>
                </w:rPr>
              </m:ctrlPr>
            </m:fPr>
            <m:num>
              <m:f>
                <m:fPr>
                  <m:ctrlPr>
                    <w:rPr>
                      <w:rFonts w:ascii="Cambria Math" w:eastAsiaTheme="minorEastAsia" w:hAnsi="Cambria Math" w:cs="Arial"/>
                      <w:i/>
                      <w:sz w:val="22"/>
                      <w:szCs w:val="22"/>
                    </w:rPr>
                  </m:ctrlPr>
                </m:fPr>
                <m:num>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num>
                <m:den>
                  <m:r>
                    <w:rPr>
                      <w:rFonts w:ascii="Cambria Math" w:eastAsiaTheme="minorEastAsia" w:hAnsi="Cambria Math" w:cs="Arial"/>
                      <w:sz w:val="22"/>
                      <w:szCs w:val="22"/>
                    </w:rPr>
                    <m:t>n</m:t>
                  </m:r>
                </m:den>
              </m:f>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num>
                <m:den>
                  <m:r>
                    <w:rPr>
                      <w:rFonts w:ascii="Cambria Math" w:eastAsiaTheme="minorEastAsia" w:hAnsi="Cambria Math" w:cs="Arial"/>
                      <w:sz w:val="22"/>
                      <w:szCs w:val="22"/>
                    </w:rPr>
                    <m:t>n</m:t>
                  </m:r>
                </m:den>
              </m:f>
            </m:num>
            <m:den>
              <m:r>
                <w:rPr>
                  <w:rFonts w:ascii="Cambria Math" w:eastAsiaTheme="minorEastAsia" w:hAnsi="Cambria Math" w:cs="Arial"/>
                  <w:sz w:val="22"/>
                  <w:szCs w:val="22"/>
                </w:rPr>
                <m:t>n</m:t>
              </m:r>
            </m:den>
          </m:f>
        </m:oMath>
      </m:oMathPara>
    </w:p>
    <w:p w14:paraId="4B77F8BD" w14:textId="057F98A2"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oMath>
      <w:r w:rsidRPr="00B76247">
        <w:rPr>
          <w:rFonts w:ascii="Arial" w:eastAsiaTheme="minorEastAsia" w:hAnsi="Arial" w:cs="Arial"/>
          <w:sz w:val="22"/>
          <w:szCs w:val="22"/>
        </w:rPr>
        <w:t xml:space="preserve"> is the column 1 marginal, </w:t>
      </w:r>
      <m:oMath>
        <m:r>
          <w:rPr>
            <w:rFonts w:ascii="Cambria Math" w:eastAsiaTheme="minorEastAsia" w:hAnsi="Cambria Math" w:cs="Arial"/>
            <w:sz w:val="22"/>
            <w:szCs w:val="22"/>
          </w:rPr>
          <m:t>c</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oMath>
      <w:r w:rsidRPr="00B76247">
        <w:rPr>
          <w:rFonts w:ascii="Arial" w:eastAsiaTheme="minorEastAsia" w:hAnsi="Arial" w:cs="Arial"/>
          <w:sz w:val="22"/>
          <w:szCs w:val="22"/>
        </w:rPr>
        <w:t xml:space="preserve"> is the column 2 marginal, </w:t>
      </w:r>
      <m:oMath>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1</m:t>
            </m:r>
          </m:sup>
        </m:sSup>
      </m:oMath>
      <w:r w:rsidRPr="00B76247">
        <w:rPr>
          <w:rFonts w:ascii="Arial" w:eastAsiaTheme="minorEastAsia" w:hAnsi="Arial" w:cs="Arial"/>
          <w:sz w:val="22"/>
          <w:szCs w:val="22"/>
        </w:rPr>
        <w:t xml:space="preserve"> is the row 1 marginal, </w:t>
      </w:r>
      <m:oMath>
        <m:r>
          <w:rPr>
            <w:rFonts w:ascii="Cambria Math" w:eastAsiaTheme="minorEastAsia" w:hAnsi="Cambria Math" w:cs="Arial"/>
            <w:sz w:val="22"/>
            <w:szCs w:val="22"/>
          </w:rPr>
          <m:t>r</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m</m:t>
            </m:r>
          </m:e>
          <m:sup>
            <m:r>
              <w:rPr>
                <w:rFonts w:ascii="Cambria Math" w:eastAsiaTheme="minorEastAsia" w:hAnsi="Cambria Math" w:cs="Arial"/>
                <w:sz w:val="22"/>
                <w:szCs w:val="22"/>
              </w:rPr>
              <m:t>2</m:t>
            </m:r>
          </m:sup>
        </m:sSup>
      </m:oMath>
      <w:r w:rsidRPr="00B76247">
        <w:rPr>
          <w:rFonts w:ascii="Arial" w:eastAsiaTheme="minorEastAsia" w:hAnsi="Arial" w:cs="Arial"/>
          <w:sz w:val="22"/>
          <w:szCs w:val="22"/>
        </w:rPr>
        <w:t xml:space="preserve"> is the row 2 marginal, and </w:t>
      </w:r>
      <m:oMath>
        <m:r>
          <w:rPr>
            <w:rFonts w:ascii="Cambria Math" w:eastAsiaTheme="minorEastAsia" w:hAnsi="Cambria Math" w:cs="Arial"/>
            <w:sz w:val="22"/>
            <w:szCs w:val="22"/>
          </w:rPr>
          <m:t>n</m:t>
        </m:r>
      </m:oMath>
      <w:r w:rsidRPr="00B76247">
        <w:rPr>
          <w:rFonts w:ascii="Arial" w:eastAsiaTheme="minorEastAsia" w:hAnsi="Arial" w:cs="Arial"/>
          <w:sz w:val="22"/>
          <w:szCs w:val="22"/>
        </w:rPr>
        <w:t xml:space="preserve"> is the number of observations (see </w:t>
      </w:r>
      <w:r w:rsidRPr="00B76247">
        <w:rPr>
          <w:rFonts w:ascii="Arial" w:eastAsiaTheme="minorEastAsia" w:hAnsi="Arial" w:cs="Arial"/>
          <w:b/>
          <w:bCs/>
          <w:sz w:val="22"/>
          <w:szCs w:val="22"/>
        </w:rPr>
        <w:t xml:space="preserve">Figure 18 </w:t>
      </w:r>
      <w:r w:rsidRPr="00B76247">
        <w:rPr>
          <w:rFonts w:ascii="Arial" w:eastAsiaTheme="minorEastAsia" w:hAnsi="Arial" w:cs="Arial"/>
          <w:sz w:val="22"/>
          <w:szCs w:val="22"/>
        </w:rPr>
        <w:t>in</w:t>
      </w:r>
      <w:r w:rsidRPr="00B76247">
        <w:rPr>
          <w:rFonts w:ascii="Arial" w:eastAsiaTheme="minorEastAsia" w:hAnsi="Arial" w:cs="Arial"/>
          <w:b/>
          <w:bCs/>
          <w:sz w:val="22"/>
          <w:szCs w:val="22"/>
        </w:rPr>
        <w:t xml:space="preserve"> Appendix A</w:t>
      </w:r>
      <w:r w:rsidRPr="00B76247">
        <w:rPr>
          <w:rFonts w:ascii="Arial" w:eastAsiaTheme="minorEastAsia" w:hAnsi="Arial" w:cs="Arial"/>
          <w:sz w:val="22"/>
          <w:szCs w:val="22"/>
        </w:rPr>
        <w:t xml:space="preserve"> for a representation of these values) </w:t>
      </w:r>
      <w:r w:rsidR="004F1A99">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&lt;EndNote&gt;&lt;Cite&gt;&lt;Author&gt;McHugh&lt;/Author&gt;&lt;Year&gt;2012&lt;/Year&gt;&lt;RecNum&gt;46&lt;/RecNum&gt;&lt;DisplayText&gt;(16)&lt;/DisplayText&gt;&lt;record&gt;&lt;rec-number&gt;46&lt;/rec-number&gt;&lt;foreign-keys&gt;&lt;key app="EN" db-id="davez2z9k9exfledsz7x0sarperdr9rsa9rr" timestamp="1763671222"&gt;46&lt;/key&gt;&lt;/foreign-keys&gt;&lt;ref-type name="Journal Article"&gt;17&lt;/ref-type&gt;&lt;contributors&gt;&lt;authors&gt;&lt;author&gt;McHugh, M.L.&lt;/author&gt;&lt;/authors&gt;&lt;/contributors&gt;&lt;titles&gt;&lt;title&gt;Interrater reliability: The kappa statistic.&lt;/title&gt;&lt;secondary-title&gt;Biochemia Medica&lt;/secondary-title&gt;&lt;/titles&gt;&lt;periodical&gt;&lt;full-title&gt;Biochemia Medica&lt;/full-title&gt;&lt;/periodical&gt;&lt;pages&gt;276–282&lt;/pages&gt;&lt;volume&gt;22&lt;/volume&gt;&lt;dates&gt;&lt;year&gt;2012&lt;/year&gt;&lt;/dates&gt;&lt;urls&gt;&lt;/urls&gt;&lt;/record&gt;&lt;/Cite&gt;&lt;/EndNote&gt;</w:instrText>
      </w:r>
      <w:r w:rsidR="004F1A99">
        <w:rPr>
          <w:rFonts w:ascii="Arial" w:eastAsiaTheme="minorEastAsia" w:hAnsi="Arial" w:cs="Arial"/>
          <w:sz w:val="22"/>
          <w:szCs w:val="22"/>
        </w:rPr>
        <w:fldChar w:fldCharType="separate"/>
      </w:r>
      <w:r w:rsidR="00D43850">
        <w:rPr>
          <w:rFonts w:ascii="Arial" w:eastAsiaTheme="minorEastAsia" w:hAnsi="Arial" w:cs="Arial"/>
          <w:noProof/>
          <w:sz w:val="22"/>
          <w:szCs w:val="22"/>
        </w:rPr>
        <w:t>(16)</w:t>
      </w:r>
      <w:r w:rsidR="004F1A99">
        <w:rPr>
          <w:rFonts w:ascii="Arial" w:eastAsiaTheme="minorEastAsia" w:hAnsi="Arial" w:cs="Arial"/>
          <w:sz w:val="22"/>
          <w:szCs w:val="22"/>
        </w:rPr>
        <w:fldChar w:fldCharType="end"/>
      </w:r>
      <w:r w:rsidRPr="00B76247">
        <w:rPr>
          <w:rFonts w:ascii="Arial" w:eastAsiaTheme="minorEastAsia" w:hAnsi="Arial" w:cs="Arial"/>
          <w:sz w:val="22"/>
          <w:szCs w:val="22"/>
        </w:rPr>
        <w:t xml:space="preserve">.  </w:t>
      </w:r>
      <w:r w:rsidR="00681B96">
        <w:rPr>
          <w:rFonts w:ascii="Arial" w:eastAsiaTheme="minorEastAsia" w:hAnsi="Arial" w:cs="Arial"/>
          <w:sz w:val="22"/>
          <w:szCs w:val="22"/>
        </w:rPr>
        <w:t xml:space="preserve">The </w:t>
      </w:r>
      <w:r w:rsidRPr="00B76247">
        <w:rPr>
          <w:rFonts w:ascii="Arial" w:eastAsiaTheme="minorEastAsia" w:hAnsi="Arial" w:cs="Arial"/>
          <w:sz w:val="22"/>
          <w:szCs w:val="22"/>
        </w:rPr>
        <w:t>95% confidence intervals were calculated with the following formula:</w:t>
      </w:r>
    </w:p>
    <w:p w14:paraId="548E4014"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κ±1.96×S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κ</m:t>
              </m:r>
            </m:sub>
          </m:sSub>
        </m:oMath>
      </m:oMathPara>
    </w:p>
    <w:p w14:paraId="703D1BCD"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r>
              <w:rPr>
                <w:rFonts w:ascii="Cambria Math" w:eastAsiaTheme="minorEastAsia" w:hAnsi="Cambria Math" w:cs="Arial"/>
                <w:sz w:val="22"/>
                <w:szCs w:val="22"/>
              </w:rPr>
              <m:t>κ</m:t>
            </m:r>
          </m:sub>
        </m:sSub>
      </m:oMath>
      <w:r w:rsidRPr="00B76247">
        <w:rPr>
          <w:rFonts w:ascii="Arial" w:eastAsiaTheme="minorEastAsia" w:hAnsi="Arial" w:cs="Arial"/>
          <w:sz w:val="22"/>
          <w:szCs w:val="22"/>
        </w:rPr>
        <w:t xml:space="preserve"> is determined through the following formula:</w:t>
      </w:r>
    </w:p>
    <w:p w14:paraId="73606DD2" w14:textId="77777777" w:rsidR="00A05282" w:rsidRPr="009C2F04" w:rsidRDefault="00A05282" w:rsidP="00E34CB2">
      <w:pPr>
        <w:jc w:val="center"/>
        <w:rPr>
          <w:rFonts w:eastAsiaTheme="minorEastAsia"/>
        </w:rPr>
      </w:pPr>
      <m:oMathPara>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κ</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m:rPr>
                      <m:sty m:val="p"/>
                    </m:rPr>
                    <w:rPr>
                      <w:rFonts w:ascii="Cambria Math" w:eastAsiaTheme="minorEastAsia" w:hAnsi="Cambria Math"/>
                    </w:rPr>
                    <m:t>Pr</m:t>
                  </m:r>
                  <m:r>
                    <w:rPr>
                      <w:rFonts w:ascii="Cambria Math" w:eastAsiaTheme="minorEastAsia" w:hAnsi="Cambria Math"/>
                    </w:rPr>
                    <m:t>(o)(1-</m:t>
                  </m:r>
                  <m:r>
                    <m:rPr>
                      <m:sty m:val="p"/>
                    </m:rP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o</m:t>
                      </m:r>
                    </m:e>
                  </m:d>
                  <m:r>
                    <w:rPr>
                      <w:rFonts w:ascii="Cambria Math" w:eastAsiaTheme="minorEastAsia" w:hAnsi="Cambria Math"/>
                    </w:rPr>
                    <m:t>)</m:t>
                  </m:r>
                </m:num>
                <m:den>
                  <m:r>
                    <w:rPr>
                      <w:rFonts w:ascii="Cambria Math" w:eastAsiaTheme="minorEastAsia" w:hAnsi="Cambria Math"/>
                    </w:rPr>
                    <m:t>n</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c</m:t>
                              </m:r>
                            </m:e>
                          </m:d>
                        </m:e>
                      </m:d>
                    </m:e>
                    <m:sup>
                      <m:r>
                        <w:rPr>
                          <w:rFonts w:ascii="Cambria Math" w:eastAsiaTheme="minorEastAsia" w:hAnsi="Cambria Math"/>
                        </w:rPr>
                        <m:t>2</m:t>
                      </m:r>
                    </m:sup>
                  </m:sSup>
                </m:den>
              </m:f>
            </m:e>
          </m:rad>
        </m:oMath>
      </m:oMathPara>
    </w:p>
    <w:p w14:paraId="55621649"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(McHugh, 2012).  Cohen (1960) provides suggestions for interpreting rater agreement through the kappa values, with values less than or equal to 0 indicating no agreement, 0.01 to 0.2 as no to slight agreement, 0.21 to 0.4 as fair agreement, 0.41 to 0.6 as moderate agreement, 0.61 to 0.8 as substantial agreement, and 0.81 to 1 as near-perfect agreement.</w:t>
      </w:r>
    </w:p>
    <w:p w14:paraId="648FECAA" w14:textId="77777777" w:rsidR="00E34CB2" w:rsidRDefault="00A05282" w:rsidP="00E34CB2">
      <w:pPr>
        <w:rPr>
          <w:rFonts w:ascii="Arial" w:eastAsiaTheme="minorEastAsia" w:hAnsi="Arial" w:cs="Arial"/>
          <w:sz w:val="22"/>
          <w:szCs w:val="22"/>
        </w:rPr>
      </w:pPr>
      <w:r w:rsidRPr="00B76247">
        <w:rPr>
          <w:rFonts w:ascii="Arial" w:eastAsiaTheme="minorEastAsia" w:hAnsi="Arial" w:cs="Arial"/>
          <w:sz w:val="22"/>
          <w:szCs w:val="22"/>
        </w:rPr>
        <w:tab/>
      </w:r>
    </w:p>
    <w:p w14:paraId="2EFDD83F" w14:textId="6C03B050"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lastRenderedPageBreak/>
        <w:t>For ordinal measures, we also applied a weighted Cohen’s kappa, which incorporates a degree of disagreement between raters, allowing for partial credit.  Unlike unweighted kapa, which treats all disagreements equally, weighted kappa applies weights to each disagreement based on the distance between ratings, thus penalizing large disagreements more heavily than small ones.  The formula for weighted kappa is as follows:</w:t>
      </w:r>
    </w:p>
    <w:p w14:paraId="5B5DA7AD" w14:textId="77777777" w:rsidR="00A05282" w:rsidRPr="00B4613F" w:rsidRDefault="000B7609" w:rsidP="00E34CB2">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w</m:t>
              </m:r>
            </m:sub>
          </m:sSub>
          <m:r>
            <w:rPr>
              <w:rFonts w:ascii="Cambria Math" w:eastAsiaTheme="minorEastAsia" w:hAnsi="Cambria Math"/>
            </w:rPr>
            <m:t>=1-</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oij</m:t>
                      </m:r>
                    </m:sub>
                  </m:sSub>
                </m:e>
              </m:nary>
            </m:num>
            <m:den>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eij</m:t>
                      </m:r>
                    </m:sub>
                  </m:sSub>
                </m:e>
              </m:nary>
            </m:den>
          </m:f>
        </m:oMath>
      </m:oMathPara>
    </w:p>
    <w:p w14:paraId="32F679EE"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oMath>
      <w:r w:rsidRPr="00B76247">
        <w:rPr>
          <w:rFonts w:ascii="Arial" w:eastAsiaTheme="minorEastAsia" w:hAnsi="Arial" w:cs="Arial"/>
          <w:sz w:val="22"/>
          <w:szCs w:val="22"/>
        </w:rPr>
        <w:t xml:space="preserve"> is the weight assigned to the comparison between categories </w:t>
      </w:r>
      <m:oMath>
        <m:r>
          <w:rPr>
            <w:rFonts w:ascii="Cambria Math" w:eastAsiaTheme="minorEastAsia" w:hAnsi="Cambria Math" w:cs="Arial"/>
            <w:sz w:val="22"/>
            <w:szCs w:val="22"/>
          </w:rPr>
          <m:t>i</m:t>
        </m:r>
      </m:oMath>
      <w:r w:rsidRPr="00B76247">
        <w:rPr>
          <w:rFonts w:ascii="Arial" w:eastAsiaTheme="minorEastAsia" w:hAnsi="Arial" w:cs="Arial"/>
          <w:sz w:val="22"/>
          <w:szCs w:val="22"/>
        </w:rPr>
        <w:t xml:space="preserve"> and </w:t>
      </w:r>
      <m:oMath>
        <m:r>
          <w:rPr>
            <w:rFonts w:ascii="Cambria Math" w:eastAsiaTheme="minorEastAsia" w:hAnsi="Cambria Math" w:cs="Arial"/>
            <w:sz w:val="22"/>
            <w:szCs w:val="22"/>
          </w:rPr>
          <m:t>j</m:t>
        </m:r>
      </m:oMath>
      <w:r w:rsidRPr="00B76247">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oMath>
      <w:r w:rsidRPr="00B76247">
        <w:rPr>
          <w:rFonts w:ascii="Arial" w:eastAsiaTheme="minorEastAsia" w:hAnsi="Arial" w:cs="Arial"/>
          <w:sz w:val="22"/>
          <w:szCs w:val="22"/>
        </w:rPr>
        <w:t xml:space="preserve"> is the observed proportion in that cell,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eij</m:t>
            </m:r>
          </m:sub>
        </m:sSub>
      </m:oMath>
      <w:r w:rsidRPr="00B76247">
        <w:rPr>
          <w:rFonts w:ascii="Arial" w:eastAsiaTheme="minorEastAsia" w:hAnsi="Arial" w:cs="Arial"/>
          <w:sz w:val="22"/>
          <w:szCs w:val="22"/>
        </w:rPr>
        <w:t xml:space="preserve"> is the expected proportion under chance agreement.  95% confidence intervals were again calculated through the following formula:</w:t>
      </w:r>
    </w:p>
    <w:p w14:paraId="34B07062" w14:textId="77777777" w:rsidR="00A05282" w:rsidRPr="00B76247" w:rsidRDefault="000B7609" w:rsidP="00E34CB2">
      <w:pPr>
        <w:jc w:val="center"/>
        <w:rPr>
          <w:rFonts w:ascii="Arial" w:eastAsiaTheme="minorEastAsia" w:hAnsi="Arial" w:cs="Arial"/>
          <w:sz w:val="22"/>
          <w:szCs w:val="22"/>
        </w:rPr>
      </w:pPr>
      <m:oMathPara>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r>
            <w:rPr>
              <w:rFonts w:ascii="Cambria Math" w:eastAsiaTheme="minorEastAsia" w:hAnsi="Cambria Math" w:cs="Arial"/>
              <w:sz w:val="22"/>
              <w:szCs w:val="22"/>
            </w:rPr>
            <m:t>±1.96×</m:t>
          </m:r>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oMath>
      </m:oMathPara>
    </w:p>
    <w:p w14:paraId="6FD44008" w14:textId="77777777" w:rsidR="00A05282" w:rsidRPr="00B76247" w:rsidRDefault="00A05282" w:rsidP="00E34CB2">
      <w:pPr>
        <w:rPr>
          <w:rFonts w:ascii="Arial" w:eastAsiaTheme="minorEastAsia" w:hAnsi="Arial" w:cs="Arial"/>
          <w:sz w:val="22"/>
          <w:szCs w:val="22"/>
        </w:rPr>
      </w:pPr>
      <w:r w:rsidRPr="00B76247">
        <w:rPr>
          <w:rFonts w:ascii="Arial" w:eastAsiaTheme="minorEastAsia" w:hAnsi="Arial" w:cs="Arial"/>
          <w:sz w:val="22"/>
          <w:szCs w:val="22"/>
        </w:rPr>
        <w:t xml:space="preserve">where </w:t>
      </w:r>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oMath>
      <w:r w:rsidRPr="00B76247">
        <w:rPr>
          <w:rFonts w:ascii="Arial" w:eastAsiaTheme="minorEastAsia" w:hAnsi="Arial" w:cs="Arial"/>
          <w:sz w:val="22"/>
          <w:szCs w:val="22"/>
        </w:rPr>
        <w:t xml:space="preserve"> is defined as follows:</w:t>
      </w:r>
    </w:p>
    <w:p w14:paraId="3CA96A58" w14:textId="77777777" w:rsidR="00A05282" w:rsidRPr="00B76247" w:rsidRDefault="00A05282" w:rsidP="00E34CB2">
      <w:pPr>
        <w:jc w:val="center"/>
        <w:rPr>
          <w:rFonts w:ascii="Arial" w:eastAsiaTheme="minorEastAsia" w:hAnsi="Arial" w:cs="Arial"/>
          <w:sz w:val="22"/>
          <w:szCs w:val="22"/>
        </w:rPr>
      </w:pPr>
      <m:oMathPara>
        <m:oMath>
          <m:r>
            <w:rPr>
              <w:rFonts w:ascii="Cambria Math" w:eastAsiaTheme="minorEastAsia" w:hAnsi="Cambria Math" w:cs="Arial"/>
              <w:sz w:val="22"/>
              <w:szCs w:val="22"/>
            </w:rPr>
            <m:t>S</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E</m:t>
              </m:r>
            </m:e>
            <m: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κ</m:t>
                  </m:r>
                </m:e>
                <m:sub>
                  <m:r>
                    <w:rPr>
                      <w:rFonts w:ascii="Cambria Math" w:eastAsiaTheme="minorEastAsia" w:hAnsi="Cambria Math" w:cs="Arial"/>
                      <w:sz w:val="22"/>
                      <w:szCs w:val="22"/>
                    </w:rPr>
                    <m:t>w</m:t>
                  </m:r>
                </m:sub>
              </m:sSub>
            </m:sub>
          </m:sSub>
          <m:r>
            <w:rPr>
              <w:rFonts w:ascii="Cambria Math" w:eastAsiaTheme="minorEastAsia" w:hAnsi="Cambria Math" w:cs="Arial"/>
              <w:sz w:val="22"/>
              <w:szCs w:val="22"/>
            </w:rPr>
            <m:t>≈</m:t>
          </m:r>
          <m:rad>
            <m:radPr>
              <m:degHide m:val="1"/>
              <m:ctrlPr>
                <w:rPr>
                  <w:rFonts w:ascii="Cambria Math" w:eastAsiaTheme="minorEastAsia" w:hAnsi="Cambria Math" w:cs="Arial"/>
                  <w:i/>
                  <w:sz w:val="22"/>
                  <w:szCs w:val="22"/>
                </w:rPr>
              </m:ctrlPr>
            </m:radPr>
            <m:deg/>
            <m:e>
              <m:f>
                <m:fPr>
                  <m:ctrlPr>
                    <w:rPr>
                      <w:rFonts w:ascii="Cambria Math" w:eastAsiaTheme="minorEastAsia" w:hAnsi="Cambria Math" w:cs="Arial"/>
                      <w:i/>
                      <w:sz w:val="22"/>
                      <w:szCs w:val="22"/>
                    </w:rPr>
                  </m:ctrlPr>
                </m:fPr>
                <m:num>
                  <m:nary>
                    <m:naryPr>
                      <m:chr m:val="∑"/>
                      <m:limLoc m:val="undOvr"/>
                      <m:subHide m:val="1"/>
                      <m:supHide m:val="1"/>
                      <m:ctrlPr>
                        <w:rPr>
                          <w:rFonts w:ascii="Cambria Math" w:eastAsiaTheme="minorEastAsia" w:hAnsi="Cambria Math" w:cs="Arial"/>
                          <w:i/>
                          <w:sz w:val="22"/>
                          <w:szCs w:val="22"/>
                        </w:rPr>
                      </m:ctrlPr>
                    </m:naryPr>
                    <m:sub/>
                    <m:sup/>
                    <m:e>
                      <m:sSubSup>
                        <m:sSubSupPr>
                          <m:ctrlPr>
                            <w:rPr>
                              <w:rFonts w:ascii="Cambria Math" w:eastAsiaTheme="minorEastAsia" w:hAnsi="Cambria Math" w:cs="Arial"/>
                              <w:i/>
                              <w:sz w:val="22"/>
                              <w:szCs w:val="22"/>
                            </w:rPr>
                          </m:ctrlPr>
                        </m:sSubSup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up>
                          <m:r>
                            <w:rPr>
                              <w:rFonts w:ascii="Cambria Math" w:eastAsiaTheme="minorEastAsia" w:hAnsi="Cambria Math" w:cs="Arial"/>
                              <w:sz w:val="22"/>
                              <w:szCs w:val="22"/>
                            </w:rPr>
                            <m:t>2</m:t>
                          </m:r>
                        </m:sup>
                      </m:sSubSup>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r>
                        <w:rPr>
                          <w:rFonts w:ascii="Cambria Math" w:eastAsiaTheme="minorEastAsia" w:hAnsi="Cambria Math" w:cs="Arial"/>
                          <w:sz w:val="22"/>
                          <w:szCs w:val="22"/>
                        </w:rPr>
                        <m:t>-</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nary>
                                <m:naryPr>
                                  <m:chr m:val="∑"/>
                                  <m:limLoc m:val="undOvr"/>
                                  <m:subHide m:val="1"/>
                                  <m:supHide m:val="1"/>
                                  <m:ctrlPr>
                                    <w:rPr>
                                      <w:rFonts w:ascii="Cambria Math" w:eastAsiaTheme="minorEastAsia" w:hAnsi="Cambria Math" w:cs="Arial"/>
                                      <w:i/>
                                      <w:sz w:val="22"/>
                                      <w:szCs w:val="22"/>
                                    </w:rPr>
                                  </m:ctrlPr>
                                </m:naryPr>
                                <m:sub/>
                                <m:sup/>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oij</m:t>
                                      </m:r>
                                    </m:sub>
                                  </m:sSub>
                                </m:e>
                              </m:nary>
                            </m:e>
                          </m:d>
                        </m:e>
                        <m:sup>
                          <m:r>
                            <w:rPr>
                              <w:rFonts w:ascii="Cambria Math" w:eastAsiaTheme="minorEastAsia" w:hAnsi="Cambria Math" w:cs="Arial"/>
                              <w:sz w:val="22"/>
                              <w:szCs w:val="22"/>
                            </w:rPr>
                            <m:t>2</m:t>
                          </m:r>
                        </m:sup>
                      </m:sSup>
                    </m:e>
                  </m:nary>
                </m:num>
                <m:den>
                  <m:r>
                    <w:rPr>
                      <w:rFonts w:ascii="Cambria Math" w:eastAsiaTheme="minorEastAsia" w:hAnsi="Cambria Math" w:cs="Arial"/>
                      <w:sz w:val="22"/>
                      <w:szCs w:val="22"/>
                    </w:rPr>
                    <m:t>n</m:t>
                  </m:r>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nary>
                            <m:naryPr>
                              <m:chr m:val="∑"/>
                              <m:limLoc m:val="undOvr"/>
                              <m:subHide m:val="1"/>
                              <m:supHide m:val="1"/>
                              <m:ctrlPr>
                                <w:rPr>
                                  <w:rFonts w:ascii="Cambria Math" w:eastAsiaTheme="minorEastAsia" w:hAnsi="Cambria Math" w:cs="Arial"/>
                                  <w:i/>
                                  <w:sz w:val="22"/>
                                  <w:szCs w:val="22"/>
                                </w:rPr>
                              </m:ctrlPr>
                            </m:naryPr>
                            <m:sub/>
                            <m:sup/>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v</m:t>
                                  </m:r>
                                </m:e>
                                <m:sub>
                                  <m:r>
                                    <w:rPr>
                                      <w:rFonts w:ascii="Cambria Math" w:eastAsiaTheme="minorEastAsia" w:hAnsi="Cambria Math" w:cs="Arial"/>
                                      <w:sz w:val="22"/>
                                      <w:szCs w:val="22"/>
                                    </w:rPr>
                                    <m:t>ij</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eij</m:t>
                                  </m:r>
                                </m:sub>
                              </m:sSub>
                            </m:e>
                          </m:nary>
                        </m:e>
                      </m:d>
                    </m:e>
                    <m:sup>
                      <m:r>
                        <w:rPr>
                          <w:rFonts w:ascii="Cambria Math" w:eastAsiaTheme="minorEastAsia" w:hAnsi="Cambria Math" w:cs="Arial"/>
                          <w:sz w:val="22"/>
                          <w:szCs w:val="22"/>
                        </w:rPr>
                        <m:t>2</m:t>
                      </m:r>
                    </m:sup>
                  </m:sSup>
                </m:den>
              </m:f>
            </m:e>
          </m:rad>
        </m:oMath>
      </m:oMathPara>
    </w:p>
    <w:p w14:paraId="4A617A20" w14:textId="42BE19BC" w:rsidR="00A05282" w:rsidRPr="00B76247" w:rsidRDefault="004F1A99" w:rsidP="00E34CB2">
      <w:pPr>
        <w:rPr>
          <w:rFonts w:ascii="Arial" w:eastAsiaTheme="minorEastAsia" w:hAnsi="Arial" w:cs="Arial"/>
          <w:sz w:val="22"/>
          <w:szCs w:val="22"/>
        </w:rPr>
      </w:pPr>
      <w:r>
        <w:rPr>
          <w:rFonts w:ascii="Arial" w:eastAsiaTheme="minorEastAsia" w:hAnsi="Arial" w:cs="Arial"/>
          <w:sz w:val="22"/>
          <w:szCs w:val="22"/>
        </w:rPr>
        <w:fldChar w:fldCharType="begin"/>
      </w:r>
      <w:r w:rsidR="00D43850">
        <w:rPr>
          <w:rFonts w:ascii="Arial" w:eastAsiaTheme="minorEastAsia" w:hAnsi="Arial" w:cs="Arial"/>
          <w:sz w:val="22"/>
          <w:szCs w:val="22"/>
        </w:rPr>
        <w:instrText xml:space="preserve"> ADDIN EN.CITE &lt;EndNote&gt;&lt;Cite&gt;&lt;Author&gt;Cohen&lt;/Author&gt;&lt;Year&gt;1968&lt;/Year&gt;&lt;RecNum&gt;36&lt;/RecNum&gt;&lt;DisplayText&gt;(17)&lt;/DisplayText&gt;&lt;record&gt;&lt;rec-number&gt;36&lt;/rec-number&gt;&lt;foreign-keys&gt;&lt;key app="EN" db-id="davez2z9k9exfledsz7x0sarperdr9rsa9rr" timestamp="1763669966"&gt;36&lt;/key&gt;&lt;/foreign-keys&gt;&lt;ref-type name="Journal Article"&gt;17&lt;/ref-type&gt;&lt;contributors&gt;&lt;authors&gt;&lt;author&gt;Cohen, J.&lt;/author&gt;&lt;/authors&gt;&lt;/contributors&gt;&lt;titles&gt;&lt;title&gt;Weighted kappa: Nominal scale agreement provision for scaled disagreement or partial credit.&lt;/title&gt;&lt;secondary-title&gt;Psychol Bull&lt;/secondary-title&gt;&lt;/titles&gt;&lt;periodical&gt;&lt;full-title&gt;Psychol Bull&lt;/full-title&gt;&lt;/periodical&gt;&lt;pages&gt;213–220&lt;/pages&gt;&lt;volume&gt;70&lt;/volume&gt;&lt;dates&gt;&lt;year&gt;1968&lt;/year&gt;&lt;/dates&gt;&lt;urls&gt;&lt;/urls&gt;&lt;electronic-resource-num&gt;10.1037/h0026256&lt;/electronic-resource-num&gt;&lt;/record&gt;&lt;/Cite&gt;&lt;/EndNote&gt;</w:instrText>
      </w:r>
      <w:r>
        <w:rPr>
          <w:rFonts w:ascii="Arial" w:eastAsiaTheme="minorEastAsia" w:hAnsi="Arial" w:cs="Arial"/>
          <w:sz w:val="22"/>
          <w:szCs w:val="22"/>
        </w:rPr>
        <w:fldChar w:fldCharType="separate"/>
      </w:r>
      <w:r w:rsidR="00D43850">
        <w:rPr>
          <w:rFonts w:ascii="Arial" w:eastAsiaTheme="minorEastAsia" w:hAnsi="Arial" w:cs="Arial"/>
          <w:noProof/>
          <w:sz w:val="22"/>
          <w:szCs w:val="22"/>
        </w:rPr>
        <w:t>(17)</w:t>
      </w:r>
      <w:r>
        <w:rPr>
          <w:rFonts w:ascii="Arial" w:eastAsiaTheme="minorEastAsia" w:hAnsi="Arial" w:cs="Arial"/>
          <w:sz w:val="22"/>
          <w:szCs w:val="22"/>
        </w:rPr>
        <w:fldChar w:fldCharType="end"/>
      </w:r>
      <w:r w:rsidR="00A05282" w:rsidRPr="00B76247">
        <w:rPr>
          <w:rFonts w:ascii="Arial" w:eastAsiaTheme="minorEastAsia" w:hAnsi="Arial" w:cs="Arial"/>
          <w:sz w:val="22"/>
          <w:szCs w:val="22"/>
        </w:rPr>
        <w:t>.  Applying Cohen’s weighted kappa is important for the features with ordinal scores, since a 1-point disagreement is less concerning than a 3-point mismatch.  The weights applied during the calculation of the weighted kappa will account for the severity of these mismatches.</w:t>
      </w:r>
    </w:p>
    <w:p w14:paraId="0228A30C" w14:textId="77777777" w:rsidR="00E34CB2" w:rsidRDefault="00A05282" w:rsidP="00E34CB2">
      <w:pPr>
        <w:rPr>
          <w:rFonts w:eastAsiaTheme="minorEastAsia"/>
        </w:rPr>
      </w:pPr>
      <w:r>
        <w:rPr>
          <w:rFonts w:eastAsiaTheme="minorEastAsia"/>
        </w:rPr>
        <w:tab/>
      </w:r>
    </w:p>
    <w:p w14:paraId="1896F465" w14:textId="6298274D" w:rsidR="00A05282" w:rsidRPr="00B76247" w:rsidRDefault="00A05282" w:rsidP="00E34CB2">
      <w:pPr>
        <w:ind w:firstLine="360"/>
        <w:rPr>
          <w:rFonts w:ascii="Arial" w:eastAsiaTheme="minorEastAsia" w:hAnsi="Arial" w:cs="Arial"/>
          <w:sz w:val="22"/>
          <w:szCs w:val="22"/>
        </w:rPr>
      </w:pPr>
      <w:r w:rsidRPr="00B76247">
        <w:rPr>
          <w:rFonts w:ascii="Arial" w:eastAsiaTheme="minorEastAsia" w:hAnsi="Arial" w:cs="Arial"/>
          <w:sz w:val="22"/>
          <w:szCs w:val="22"/>
        </w:rPr>
        <w:t>Although both the ICC and Cohen’s kappa outlined above provide a measure of interrater reliability, they have different interpretations and are produced from different calculation frameworks.  The ICC is model based, extracted from the variance components of our mixed models outlined in the Modeling section, and represents the proportion of total variability attributable to differences between subjects once rater effects have been removed.  Cohen’s kappa is a descriptive measure computed from the cross-classification table of raw scores as opposed to the model itself, and is an evaluation of absolute agreement, controlling for chance.  By reporting both measures of interrater reliability, we provide a fuller picture of agreement in scores.</w:t>
      </w:r>
    </w:p>
    <w:p w14:paraId="3DBC344D" w14:textId="77777777" w:rsidR="00A05282" w:rsidRDefault="00A05282" w:rsidP="00E34CB2">
      <w:pPr>
        <w:rPr>
          <w:rStyle w:val="A1"/>
          <w:rFonts w:ascii="Arial" w:hAnsi="Arial" w:cs="Arial"/>
          <w:b/>
          <w:bCs/>
          <w:sz w:val="22"/>
          <w:szCs w:val="22"/>
        </w:rPr>
      </w:pPr>
    </w:p>
    <w:p w14:paraId="73450379" w14:textId="77777777" w:rsidR="00A05282" w:rsidRDefault="00A05282">
      <w:pPr>
        <w:rPr>
          <w:rStyle w:val="A1"/>
          <w:rFonts w:ascii="Arial" w:hAnsi="Arial" w:cs="Arial"/>
          <w:b/>
          <w:bCs/>
          <w:sz w:val="22"/>
          <w:szCs w:val="22"/>
        </w:rPr>
      </w:pPr>
    </w:p>
    <w:p w14:paraId="6887F376" w14:textId="6BC4AD9B" w:rsidR="008002E8" w:rsidRDefault="008002E8">
      <w:pPr>
        <w:rPr>
          <w:rStyle w:val="A1"/>
          <w:rFonts w:ascii="Arial" w:hAnsi="Arial" w:cs="Arial"/>
          <w:b/>
          <w:bCs/>
          <w:sz w:val="22"/>
          <w:szCs w:val="22"/>
        </w:rPr>
      </w:pPr>
      <w:r>
        <w:rPr>
          <w:rStyle w:val="A1"/>
          <w:rFonts w:ascii="Arial" w:hAnsi="Arial" w:cs="Arial"/>
          <w:b/>
          <w:bCs/>
          <w:sz w:val="22"/>
          <w:szCs w:val="22"/>
        </w:rPr>
        <w:t>RESULTS</w:t>
      </w:r>
    </w:p>
    <w:p w14:paraId="7DAE2B35" w14:textId="77777777" w:rsidR="00C25DD4" w:rsidRDefault="00C25DD4">
      <w:pPr>
        <w:rPr>
          <w:rStyle w:val="A1"/>
          <w:rFonts w:ascii="Arial" w:hAnsi="Arial" w:cs="Arial"/>
          <w:sz w:val="22"/>
          <w:szCs w:val="22"/>
        </w:rPr>
      </w:pPr>
    </w:p>
    <w:p w14:paraId="0E1C9878" w14:textId="6AEF6979" w:rsidR="008002E8" w:rsidRPr="00C25DD4" w:rsidRDefault="008002E8">
      <w:pPr>
        <w:rPr>
          <w:rStyle w:val="A1"/>
          <w:rFonts w:ascii="Arial" w:hAnsi="Arial" w:cs="Arial"/>
          <w:b/>
          <w:bCs/>
          <w:sz w:val="22"/>
          <w:szCs w:val="22"/>
        </w:rPr>
      </w:pPr>
      <w:r w:rsidRPr="00C25DD4">
        <w:rPr>
          <w:rStyle w:val="A1"/>
          <w:rFonts w:ascii="Arial" w:hAnsi="Arial" w:cs="Arial"/>
          <w:b/>
          <w:bCs/>
          <w:sz w:val="22"/>
          <w:szCs w:val="22"/>
        </w:rPr>
        <w:t>Patient characteristics</w:t>
      </w:r>
    </w:p>
    <w:p w14:paraId="764A0317" w14:textId="77777777" w:rsidR="008002E8" w:rsidRDefault="008002E8" w:rsidP="00CE34DD">
      <w:pPr>
        <w:ind w:firstLine="360"/>
        <w:rPr>
          <w:rStyle w:val="A1"/>
          <w:rFonts w:ascii="Arial" w:hAnsi="Arial" w:cs="Arial"/>
          <w:sz w:val="22"/>
          <w:szCs w:val="22"/>
        </w:rPr>
      </w:pPr>
      <w:r>
        <w:rPr>
          <w:rStyle w:val="A1"/>
          <w:rFonts w:ascii="Arial" w:hAnsi="Arial" w:cs="Arial"/>
          <w:sz w:val="22"/>
          <w:szCs w:val="22"/>
        </w:rPr>
        <w:t xml:space="preserve">The mean age and gender distribution of the 160 patients with NTM-LD, stratified by the CT phenotypes of nodular bronchiectasis (NB), nodular bronchiectasis with cavitation (NBc), fibrocavitary disease, and unclassifiable are shown in </w:t>
      </w:r>
      <w:r w:rsidRPr="00CE5B00">
        <w:rPr>
          <w:rStyle w:val="A1"/>
          <w:rFonts w:ascii="Arial" w:hAnsi="Arial" w:cs="Arial"/>
          <w:b/>
          <w:bCs/>
          <w:sz w:val="22"/>
          <w:szCs w:val="22"/>
        </w:rPr>
        <w:t>Table 1</w:t>
      </w:r>
      <w:r>
        <w:rPr>
          <w:rStyle w:val="A1"/>
          <w:rFonts w:ascii="Arial" w:hAnsi="Arial" w:cs="Arial"/>
          <w:sz w:val="22"/>
          <w:szCs w:val="22"/>
        </w:rPr>
        <w:t>.</w:t>
      </w:r>
    </w:p>
    <w:p w14:paraId="1FC022B4" w14:textId="77777777" w:rsidR="008002E8" w:rsidRDefault="008002E8">
      <w:pPr>
        <w:rPr>
          <w:rStyle w:val="A1"/>
          <w:rFonts w:ascii="Arial" w:hAnsi="Arial" w:cs="Arial"/>
          <w:sz w:val="22"/>
          <w:szCs w:val="22"/>
        </w:rPr>
      </w:pPr>
    </w:p>
    <w:p w14:paraId="7206142A" w14:textId="5CCCD4D9" w:rsidR="00A27690" w:rsidRDefault="00A27690">
      <w:pPr>
        <w:rPr>
          <w:rStyle w:val="A1"/>
          <w:rFonts w:ascii="Arial" w:hAnsi="Arial" w:cs="Arial"/>
          <w:sz w:val="22"/>
          <w:szCs w:val="22"/>
        </w:rPr>
      </w:pPr>
      <w:r w:rsidRPr="00C25DD4">
        <w:rPr>
          <w:rStyle w:val="A1"/>
          <w:rFonts w:ascii="Arial" w:hAnsi="Arial" w:cs="Arial"/>
          <w:b/>
          <w:bCs/>
          <w:sz w:val="22"/>
          <w:szCs w:val="22"/>
        </w:rPr>
        <w:t>Lobar distribution of the chest CT features</w:t>
      </w:r>
      <w:r w:rsidR="00A05282">
        <w:rPr>
          <w:rStyle w:val="A1"/>
          <w:rFonts w:ascii="Arial" w:hAnsi="Arial" w:cs="Arial"/>
          <w:b/>
          <w:bCs/>
          <w:sz w:val="22"/>
          <w:szCs w:val="22"/>
        </w:rPr>
        <w:t xml:space="preserve"> for all NTM</w:t>
      </w:r>
    </w:p>
    <w:p w14:paraId="0905F9B6" w14:textId="31A6EA18" w:rsidR="00A96906" w:rsidRDefault="00A96906">
      <w:pPr>
        <w:rPr>
          <w:rStyle w:val="A1"/>
          <w:rFonts w:ascii="Arial" w:hAnsi="Arial" w:cs="Arial"/>
          <w:sz w:val="22"/>
          <w:szCs w:val="22"/>
        </w:rPr>
      </w:pPr>
      <w:r>
        <w:rPr>
          <w:rStyle w:val="A1"/>
          <w:rFonts w:ascii="Arial" w:hAnsi="Arial" w:cs="Arial"/>
          <w:sz w:val="22"/>
          <w:szCs w:val="22"/>
        </w:rPr>
        <w:t>With regard to the ordinal CT features, the most common (in descending order) were bronchiectasis, tree-in-bud opacities, atelectasis, consolidation, and GGO.  The binary features – large nodules and cavities – were less common than the ordinal features (with the exception of the very uncommon GGO).</w:t>
      </w:r>
    </w:p>
    <w:p w14:paraId="2CD78F22" w14:textId="77777777" w:rsidR="00A96906" w:rsidRPr="00A96906" w:rsidRDefault="00A96906">
      <w:pPr>
        <w:rPr>
          <w:rStyle w:val="A1"/>
          <w:rFonts w:ascii="Arial" w:hAnsi="Arial" w:cs="Arial"/>
          <w:sz w:val="22"/>
          <w:szCs w:val="22"/>
        </w:rPr>
      </w:pPr>
    </w:p>
    <w:p w14:paraId="04D5E8C4" w14:textId="0FB5B5E7" w:rsidR="00C25DD4" w:rsidRPr="00C25DD4" w:rsidRDefault="00A96906">
      <w:pPr>
        <w:rPr>
          <w:rStyle w:val="A1"/>
          <w:rFonts w:ascii="Arial" w:hAnsi="Arial" w:cs="Arial"/>
          <w:i/>
          <w:iCs/>
          <w:sz w:val="22"/>
          <w:szCs w:val="22"/>
        </w:rPr>
      </w:pPr>
      <w:r>
        <w:rPr>
          <w:rStyle w:val="A1"/>
          <w:rFonts w:ascii="Arial" w:hAnsi="Arial" w:cs="Arial"/>
          <w:i/>
          <w:iCs/>
          <w:sz w:val="22"/>
          <w:szCs w:val="22"/>
        </w:rPr>
        <w:t>B</w:t>
      </w:r>
      <w:r w:rsidR="00A27690" w:rsidRPr="00C25DD4">
        <w:rPr>
          <w:rStyle w:val="A1"/>
          <w:rFonts w:ascii="Arial" w:hAnsi="Arial" w:cs="Arial"/>
          <w:i/>
          <w:iCs/>
          <w:sz w:val="22"/>
          <w:szCs w:val="22"/>
        </w:rPr>
        <w:t>ronchiectasis</w:t>
      </w:r>
      <w:r w:rsidRPr="00A96906">
        <w:rPr>
          <w:rStyle w:val="A1"/>
          <w:rFonts w:ascii="Arial" w:hAnsi="Arial" w:cs="Arial"/>
          <w:i/>
          <w:iCs/>
          <w:sz w:val="22"/>
          <w:szCs w:val="22"/>
        </w:rPr>
        <w:t xml:space="preserve"> </w:t>
      </w:r>
      <w:r w:rsidRPr="00C25DD4">
        <w:rPr>
          <w:rStyle w:val="A1"/>
          <w:rFonts w:ascii="Arial" w:hAnsi="Arial" w:cs="Arial"/>
          <w:i/>
          <w:iCs/>
          <w:sz w:val="22"/>
          <w:szCs w:val="22"/>
        </w:rPr>
        <w:t>and</w:t>
      </w:r>
      <w:r w:rsidRPr="00A96906">
        <w:rPr>
          <w:rStyle w:val="A1"/>
          <w:rFonts w:ascii="Arial" w:hAnsi="Arial" w:cs="Arial"/>
          <w:i/>
          <w:iCs/>
          <w:sz w:val="22"/>
          <w:szCs w:val="22"/>
        </w:rPr>
        <w:t xml:space="preserve"> </w:t>
      </w:r>
      <w:r>
        <w:rPr>
          <w:rStyle w:val="A1"/>
          <w:rFonts w:ascii="Arial" w:hAnsi="Arial" w:cs="Arial"/>
          <w:i/>
          <w:iCs/>
          <w:sz w:val="22"/>
          <w:szCs w:val="22"/>
        </w:rPr>
        <w:t>a</w:t>
      </w:r>
      <w:r w:rsidRPr="00C25DD4">
        <w:rPr>
          <w:rStyle w:val="A1"/>
          <w:rFonts w:ascii="Arial" w:hAnsi="Arial" w:cs="Arial"/>
          <w:i/>
          <w:iCs/>
          <w:sz w:val="22"/>
          <w:szCs w:val="22"/>
        </w:rPr>
        <w:t>telectasis</w:t>
      </w:r>
    </w:p>
    <w:p w14:paraId="4A6E0DDB" w14:textId="59C3B83B" w:rsidR="00BC722A" w:rsidRDefault="00CE34DD" w:rsidP="00C25DD4">
      <w:pPr>
        <w:ind w:firstLine="360"/>
        <w:rPr>
          <w:rStyle w:val="A1"/>
          <w:rFonts w:ascii="Arial" w:hAnsi="Arial" w:cs="Arial"/>
          <w:sz w:val="22"/>
          <w:szCs w:val="22"/>
        </w:rPr>
      </w:pPr>
      <w:r>
        <w:rPr>
          <w:rStyle w:val="A1"/>
          <w:rFonts w:ascii="Arial" w:hAnsi="Arial" w:cs="Arial"/>
          <w:sz w:val="22"/>
          <w:szCs w:val="22"/>
        </w:rPr>
        <w:t>For the 160 patients,</w:t>
      </w:r>
      <w:r w:rsidR="00A27690">
        <w:rPr>
          <w:rStyle w:val="A1"/>
          <w:rFonts w:ascii="Arial" w:hAnsi="Arial" w:cs="Arial"/>
          <w:sz w:val="22"/>
          <w:szCs w:val="22"/>
        </w:rPr>
        <w:t xml:space="preserve"> bronchiectasis </w:t>
      </w:r>
      <w:r>
        <w:rPr>
          <w:rStyle w:val="A1"/>
          <w:rFonts w:ascii="Arial" w:hAnsi="Arial" w:cs="Arial"/>
          <w:sz w:val="22"/>
          <w:szCs w:val="22"/>
        </w:rPr>
        <w:t>was</w:t>
      </w:r>
      <w:r w:rsidR="00A27690">
        <w:rPr>
          <w:rStyle w:val="A1"/>
          <w:rFonts w:ascii="Arial" w:hAnsi="Arial" w:cs="Arial"/>
          <w:sz w:val="22"/>
          <w:szCs w:val="22"/>
        </w:rPr>
        <w:t xml:space="preserve"> </w:t>
      </w:r>
      <w:r w:rsidR="00A96906">
        <w:rPr>
          <w:rStyle w:val="A1"/>
          <w:rFonts w:ascii="Arial" w:hAnsi="Arial" w:cs="Arial"/>
          <w:sz w:val="22"/>
          <w:szCs w:val="22"/>
        </w:rPr>
        <w:t xml:space="preserve">the </w:t>
      </w:r>
      <w:r w:rsidR="001B50A5">
        <w:rPr>
          <w:rStyle w:val="A1"/>
          <w:rFonts w:ascii="Arial" w:hAnsi="Arial" w:cs="Arial"/>
          <w:sz w:val="22"/>
          <w:szCs w:val="22"/>
        </w:rPr>
        <w:t>CT feature</w:t>
      </w:r>
      <w:r w:rsidR="004A7603">
        <w:rPr>
          <w:rStyle w:val="A1"/>
          <w:rFonts w:ascii="Arial" w:hAnsi="Arial" w:cs="Arial"/>
          <w:sz w:val="22"/>
          <w:szCs w:val="22"/>
        </w:rPr>
        <w:t xml:space="preserve"> with the greatest profusion.  Bronchiectasis</w:t>
      </w:r>
      <w:r w:rsidR="00A27690">
        <w:rPr>
          <w:rStyle w:val="A1"/>
          <w:rFonts w:ascii="Arial" w:hAnsi="Arial" w:cs="Arial"/>
          <w:sz w:val="22"/>
          <w:szCs w:val="22"/>
        </w:rPr>
        <w:t xml:space="preserve"> account</w:t>
      </w:r>
      <w:r w:rsidR="004A7603">
        <w:rPr>
          <w:rStyle w:val="A1"/>
          <w:rFonts w:ascii="Arial" w:hAnsi="Arial" w:cs="Arial"/>
          <w:sz w:val="22"/>
          <w:szCs w:val="22"/>
        </w:rPr>
        <w:t>ed</w:t>
      </w:r>
      <w:r w:rsidR="00A27690">
        <w:rPr>
          <w:rStyle w:val="A1"/>
          <w:rFonts w:ascii="Arial" w:hAnsi="Arial" w:cs="Arial"/>
          <w:sz w:val="22"/>
          <w:szCs w:val="22"/>
        </w:rPr>
        <w:t xml:space="preserve"> for </w:t>
      </w:r>
      <w:r w:rsidR="00A96906">
        <w:rPr>
          <w:rStyle w:val="A1"/>
          <w:rFonts w:ascii="Arial" w:hAnsi="Arial" w:cs="Arial"/>
          <w:sz w:val="22"/>
          <w:szCs w:val="22"/>
        </w:rPr>
        <w:t xml:space="preserve">a total of </w:t>
      </w:r>
      <w:del w:id="24" w:author="Edward Bosko" w:date="2025-12-16T16:45:00Z" w16du:dateUtc="2025-12-16T23:45:00Z">
        <w:r w:rsidR="00A27690" w:rsidRPr="001B50A5" w:rsidDel="00237690">
          <w:rPr>
            <w:rStyle w:val="A1"/>
            <w:rFonts w:ascii="Arial" w:hAnsi="Arial" w:cs="Arial"/>
            <w:sz w:val="22"/>
            <w:szCs w:val="22"/>
            <w:highlight w:val="cyan"/>
          </w:rPr>
          <w:delText>??</w:delText>
        </w:r>
        <w:r w:rsidR="00A27690" w:rsidDel="00237690">
          <w:rPr>
            <w:rStyle w:val="A1"/>
            <w:rFonts w:ascii="Arial" w:hAnsi="Arial" w:cs="Arial"/>
            <w:sz w:val="22"/>
            <w:szCs w:val="22"/>
          </w:rPr>
          <w:delText xml:space="preserve"> </w:delText>
        </w:r>
      </w:del>
      <w:ins w:id="25" w:author="Edward Bosko" w:date="2025-12-16T16:45:00Z" w16du:dateUtc="2025-12-16T23:45:00Z">
        <w:r w:rsidR="00237690">
          <w:rPr>
            <w:rStyle w:val="A1"/>
            <w:rFonts w:ascii="Arial" w:hAnsi="Arial" w:cs="Arial"/>
            <w:sz w:val="22"/>
            <w:szCs w:val="22"/>
          </w:rPr>
          <w:t xml:space="preserve">1433 </w:t>
        </w:r>
      </w:ins>
      <w:r w:rsidR="00A27690">
        <w:rPr>
          <w:rStyle w:val="A1"/>
          <w:rFonts w:ascii="Arial" w:hAnsi="Arial" w:cs="Arial"/>
          <w:sz w:val="22"/>
          <w:szCs w:val="22"/>
        </w:rPr>
        <w:t xml:space="preserve">counts among the two </w:t>
      </w:r>
      <w:r>
        <w:rPr>
          <w:rStyle w:val="A1"/>
          <w:rFonts w:ascii="Arial" w:hAnsi="Arial" w:cs="Arial"/>
          <w:sz w:val="22"/>
          <w:szCs w:val="22"/>
        </w:rPr>
        <w:t>scorers</w:t>
      </w:r>
      <w:r w:rsidR="00A96906">
        <w:rPr>
          <w:rStyle w:val="A1"/>
          <w:rFonts w:ascii="Arial" w:hAnsi="Arial" w:cs="Arial"/>
          <w:sz w:val="22"/>
          <w:szCs w:val="22"/>
        </w:rPr>
        <w:t xml:space="preserve"> with a maximum of 1,920 counts (160 patients x 6 lobes x 2 scorers x 1 (if CT feature present)</w:t>
      </w:r>
      <w:r w:rsidR="00084D06">
        <w:rPr>
          <w:rStyle w:val="A1"/>
          <w:rFonts w:ascii="Arial" w:hAnsi="Arial" w:cs="Arial"/>
          <w:sz w:val="22"/>
          <w:szCs w:val="22"/>
        </w:rPr>
        <w:t xml:space="preserve"> (</w:t>
      </w:r>
      <w:r w:rsidR="00084D06" w:rsidRPr="00084D06">
        <w:rPr>
          <w:rStyle w:val="A1"/>
          <w:rFonts w:ascii="Arial" w:hAnsi="Arial" w:cs="Arial"/>
          <w:b/>
          <w:bCs/>
          <w:sz w:val="22"/>
          <w:szCs w:val="22"/>
        </w:rPr>
        <w:t>Figure 2</w:t>
      </w:r>
      <w:r w:rsidR="004A7603">
        <w:rPr>
          <w:rStyle w:val="A1"/>
          <w:rFonts w:ascii="Arial" w:hAnsi="Arial" w:cs="Arial"/>
          <w:b/>
          <w:bCs/>
          <w:sz w:val="22"/>
          <w:szCs w:val="22"/>
        </w:rPr>
        <w:t>A</w:t>
      </w:r>
      <w:r w:rsidR="00084D06">
        <w:rPr>
          <w:rStyle w:val="A1"/>
          <w:rFonts w:ascii="Arial" w:hAnsi="Arial" w:cs="Arial"/>
          <w:sz w:val="22"/>
          <w:szCs w:val="22"/>
        </w:rPr>
        <w:t>)</w:t>
      </w:r>
      <w:r w:rsidR="00A27690">
        <w:rPr>
          <w:rStyle w:val="A1"/>
          <w:rFonts w:ascii="Arial" w:hAnsi="Arial" w:cs="Arial"/>
          <w:sz w:val="22"/>
          <w:szCs w:val="22"/>
        </w:rPr>
        <w:t xml:space="preserve">.  </w:t>
      </w:r>
      <w:r w:rsidR="004A7603">
        <w:rPr>
          <w:rStyle w:val="A1"/>
          <w:rFonts w:ascii="Arial" w:hAnsi="Arial" w:cs="Arial"/>
          <w:sz w:val="22"/>
          <w:szCs w:val="22"/>
        </w:rPr>
        <w:t xml:space="preserve">In addition, moderate to high degree of bronchiectasis (Grade 2 [25-50%] and Grade 3 [&gt;50%]) </w:t>
      </w:r>
      <w:r w:rsidR="004A7603">
        <w:rPr>
          <w:rStyle w:val="A1"/>
          <w:rFonts w:ascii="Arial" w:hAnsi="Arial" w:cs="Arial"/>
          <w:sz w:val="22"/>
          <w:szCs w:val="22"/>
        </w:rPr>
        <w:lastRenderedPageBreak/>
        <w:t xml:space="preserve">also mostly affected the RML, lingula, and RUL, accounting for </w:t>
      </w:r>
      <w:del w:id="26" w:author="Edward Bosko" w:date="2025-12-16T17:04:00Z" w16du:dateUtc="2025-12-17T00:04:00Z">
        <w:r w:rsidR="004A7603" w:rsidRPr="00250EDE" w:rsidDel="001D0CC9">
          <w:rPr>
            <w:rStyle w:val="A1"/>
            <w:rFonts w:ascii="Arial" w:hAnsi="Arial" w:cs="Arial"/>
            <w:sz w:val="22"/>
            <w:szCs w:val="22"/>
            <w:highlight w:val="cyan"/>
          </w:rPr>
          <w:delText>??</w:delText>
        </w:r>
        <w:r w:rsidR="004A7603" w:rsidDel="001D0CC9">
          <w:rPr>
            <w:rStyle w:val="A1"/>
            <w:rFonts w:ascii="Arial" w:hAnsi="Arial" w:cs="Arial"/>
            <w:sz w:val="22"/>
            <w:szCs w:val="22"/>
          </w:rPr>
          <w:delText xml:space="preserve">%, </w:delText>
        </w:r>
      </w:del>
      <w:ins w:id="27" w:author="Edward Bosko" w:date="2025-12-16T17:04:00Z" w16du:dateUtc="2025-12-17T00:04:00Z">
        <w:r w:rsidR="001D0CC9">
          <w:rPr>
            <w:rStyle w:val="A1"/>
            <w:rFonts w:ascii="Arial" w:hAnsi="Arial" w:cs="Arial"/>
            <w:sz w:val="22"/>
            <w:szCs w:val="22"/>
          </w:rPr>
          <w:t xml:space="preserve">49.1%, </w:t>
        </w:r>
      </w:ins>
      <w:del w:id="28" w:author="Edward Bosko" w:date="2025-12-16T17:04:00Z" w16du:dateUtc="2025-12-17T00:04:00Z">
        <w:r w:rsidR="004A7603" w:rsidRPr="00250EDE" w:rsidDel="004C7BFA">
          <w:rPr>
            <w:rStyle w:val="A1"/>
            <w:rFonts w:ascii="Arial" w:hAnsi="Arial" w:cs="Arial"/>
            <w:sz w:val="22"/>
            <w:szCs w:val="22"/>
            <w:highlight w:val="cyan"/>
          </w:rPr>
          <w:delText>??</w:delText>
        </w:r>
        <w:r w:rsidR="004A7603" w:rsidDel="004C7BFA">
          <w:rPr>
            <w:rStyle w:val="A1"/>
            <w:rFonts w:ascii="Arial" w:hAnsi="Arial" w:cs="Arial"/>
            <w:sz w:val="22"/>
            <w:szCs w:val="22"/>
          </w:rPr>
          <w:delText xml:space="preserve">%, </w:delText>
        </w:r>
      </w:del>
      <w:ins w:id="29" w:author="Edward Bosko" w:date="2025-12-16T17:04:00Z" w16du:dateUtc="2025-12-17T00:04:00Z">
        <w:r w:rsidR="004C7BFA">
          <w:rPr>
            <w:rStyle w:val="A1"/>
            <w:rFonts w:ascii="Arial" w:hAnsi="Arial" w:cs="Arial"/>
            <w:sz w:val="22"/>
            <w:szCs w:val="22"/>
          </w:rPr>
          <w:t xml:space="preserve">33.8%, </w:t>
        </w:r>
      </w:ins>
      <w:r w:rsidR="004A7603">
        <w:rPr>
          <w:rStyle w:val="A1"/>
          <w:rFonts w:ascii="Arial" w:hAnsi="Arial" w:cs="Arial"/>
          <w:sz w:val="22"/>
          <w:szCs w:val="22"/>
        </w:rPr>
        <w:t xml:space="preserve">and </w:t>
      </w:r>
      <w:del w:id="30" w:author="Edward Bosko" w:date="2025-12-16T17:04:00Z" w16du:dateUtc="2025-12-17T00:04:00Z">
        <w:r w:rsidR="004A7603" w:rsidRPr="00250EDE" w:rsidDel="004C7BFA">
          <w:rPr>
            <w:rStyle w:val="A1"/>
            <w:rFonts w:ascii="Arial" w:hAnsi="Arial" w:cs="Arial"/>
            <w:sz w:val="22"/>
            <w:szCs w:val="22"/>
            <w:highlight w:val="cyan"/>
          </w:rPr>
          <w:delText>??</w:delText>
        </w:r>
        <w:r w:rsidR="004A7603" w:rsidDel="004C7BFA">
          <w:rPr>
            <w:rStyle w:val="A1"/>
            <w:rFonts w:ascii="Arial" w:hAnsi="Arial" w:cs="Arial"/>
            <w:sz w:val="22"/>
            <w:szCs w:val="22"/>
          </w:rPr>
          <w:delText xml:space="preserve">% </w:delText>
        </w:r>
      </w:del>
      <w:ins w:id="31" w:author="Edward Bosko" w:date="2025-12-16T17:04:00Z" w16du:dateUtc="2025-12-17T00:04:00Z">
        <w:r w:rsidR="004C7BFA">
          <w:rPr>
            <w:rStyle w:val="A1"/>
            <w:rFonts w:ascii="Arial" w:hAnsi="Arial" w:cs="Arial"/>
            <w:sz w:val="22"/>
            <w:szCs w:val="22"/>
          </w:rPr>
          <w:t xml:space="preserve">31.6% </w:t>
        </w:r>
      </w:ins>
      <w:r w:rsidR="004A7603">
        <w:rPr>
          <w:rStyle w:val="A1"/>
          <w:rFonts w:ascii="Arial" w:hAnsi="Arial" w:cs="Arial"/>
          <w:sz w:val="22"/>
          <w:szCs w:val="22"/>
        </w:rPr>
        <w:t xml:space="preserve">of each of the respective lobes.  </w:t>
      </w:r>
      <w:r>
        <w:rPr>
          <w:rStyle w:val="A1"/>
          <w:rFonts w:ascii="Arial" w:hAnsi="Arial" w:cs="Arial"/>
          <w:sz w:val="22"/>
          <w:szCs w:val="22"/>
        </w:rPr>
        <w:t>The RML, lingula, and RUL were the most common areas involved by bronchiectasis compared to the other lobes (</w:t>
      </w:r>
      <w:r w:rsidRPr="00CE34DD">
        <w:rPr>
          <w:rStyle w:val="A1"/>
          <w:rFonts w:ascii="Arial" w:hAnsi="Arial" w:cs="Arial"/>
          <w:sz w:val="22"/>
          <w:szCs w:val="22"/>
          <w:highlight w:val="cyan"/>
        </w:rPr>
        <w:t xml:space="preserve">OR </w:t>
      </w:r>
      <w:del w:id="32" w:author="Edward Bosko" w:date="2025-12-19T15:46:00Z" w16du:dateUtc="2025-12-19T22:46:00Z">
        <w:r w:rsidRPr="00CE34DD" w:rsidDel="00677E64">
          <w:rPr>
            <w:rStyle w:val="A1"/>
            <w:rFonts w:ascii="Arial" w:hAnsi="Arial" w:cs="Arial"/>
            <w:sz w:val="22"/>
            <w:szCs w:val="22"/>
            <w:highlight w:val="cyan"/>
          </w:rPr>
          <w:delText>1.76-22.58</w:delText>
        </w:r>
      </w:del>
      <w:ins w:id="33" w:author="Edward Bosko" w:date="2025-12-19T16:02:00Z" w16du:dateUtc="2025-12-19T23:02:00Z">
        <w:r w:rsidR="00797B92">
          <w:rPr>
            <w:rStyle w:val="A1"/>
            <w:rFonts w:ascii="Arial" w:hAnsi="Arial" w:cs="Arial"/>
            <w:sz w:val="22"/>
            <w:szCs w:val="22"/>
          </w:rPr>
          <w:t xml:space="preserve"> </w:t>
        </w:r>
      </w:ins>
      <w:ins w:id="34" w:author="Edward Bosko" w:date="2025-12-19T15:46:00Z" w16du:dateUtc="2025-12-19T22:46:00Z">
        <w:r w:rsidR="00677E64">
          <w:rPr>
            <w:rStyle w:val="A1"/>
            <w:rFonts w:ascii="Arial" w:hAnsi="Arial" w:cs="Arial"/>
            <w:sz w:val="22"/>
            <w:szCs w:val="22"/>
          </w:rPr>
          <w:t>1.74-</w:t>
        </w:r>
      </w:ins>
      <w:ins w:id="35" w:author="Edward Bosko" w:date="2025-12-19T15:47:00Z" w16du:dateUtc="2025-12-19T22:47:00Z">
        <w:r w:rsidR="00D81D60">
          <w:rPr>
            <w:rStyle w:val="A1"/>
            <w:rFonts w:ascii="Arial" w:hAnsi="Arial" w:cs="Arial"/>
            <w:sz w:val="22"/>
            <w:szCs w:val="22"/>
          </w:rPr>
          <w:t>22.61</w:t>
        </w:r>
      </w:ins>
      <w:r>
        <w:rPr>
          <w:rStyle w:val="A1"/>
          <w:rFonts w:ascii="Arial" w:hAnsi="Arial" w:cs="Arial"/>
          <w:sz w:val="22"/>
          <w:szCs w:val="22"/>
        </w:rPr>
        <w:t>).</w:t>
      </w:r>
    </w:p>
    <w:p w14:paraId="259AA8C8" w14:textId="77777777" w:rsidR="00BC722A" w:rsidRDefault="00BC722A" w:rsidP="00C25DD4">
      <w:pPr>
        <w:ind w:firstLine="360"/>
        <w:rPr>
          <w:rStyle w:val="A1"/>
          <w:rFonts w:ascii="Arial" w:hAnsi="Arial" w:cs="Arial"/>
          <w:sz w:val="22"/>
          <w:szCs w:val="22"/>
        </w:rPr>
      </w:pPr>
    </w:p>
    <w:p w14:paraId="3D6E8530" w14:textId="5E71B7DD" w:rsidR="000D7D33" w:rsidRDefault="001B50A5" w:rsidP="00C25DD4">
      <w:pPr>
        <w:ind w:firstLine="360"/>
        <w:rPr>
          <w:rStyle w:val="A1"/>
          <w:rFonts w:ascii="Arial" w:hAnsi="Arial" w:cs="Arial"/>
          <w:sz w:val="22"/>
          <w:szCs w:val="22"/>
        </w:rPr>
      </w:pPr>
      <w:r>
        <w:rPr>
          <w:rStyle w:val="A1"/>
          <w:rFonts w:ascii="Arial" w:hAnsi="Arial" w:cs="Arial"/>
          <w:sz w:val="22"/>
          <w:szCs w:val="22"/>
        </w:rPr>
        <w:t>A</w:t>
      </w:r>
      <w:r w:rsidR="00CE34DD">
        <w:rPr>
          <w:rStyle w:val="A1"/>
          <w:rFonts w:ascii="Arial" w:hAnsi="Arial" w:cs="Arial"/>
          <w:sz w:val="22"/>
          <w:szCs w:val="22"/>
        </w:rPr>
        <w:t xml:space="preserve">telectasis </w:t>
      </w:r>
      <w:r w:rsidR="00F81CE4">
        <w:rPr>
          <w:rStyle w:val="A1"/>
          <w:rFonts w:ascii="Arial" w:hAnsi="Arial" w:cs="Arial"/>
          <w:sz w:val="22"/>
          <w:szCs w:val="22"/>
        </w:rPr>
        <w:t xml:space="preserve">had </w:t>
      </w:r>
      <w:r w:rsidR="00A96906">
        <w:rPr>
          <w:rStyle w:val="A1"/>
          <w:rFonts w:ascii="Arial" w:hAnsi="Arial" w:cs="Arial"/>
          <w:sz w:val="22"/>
          <w:szCs w:val="22"/>
        </w:rPr>
        <w:t xml:space="preserve">a total of </w:t>
      </w:r>
      <w:del w:id="36" w:author="Edward Bosko" w:date="2025-12-16T17:32:00Z" w16du:dateUtc="2025-12-17T00:32:00Z">
        <w:r w:rsidR="00F81CE4" w:rsidRPr="00250EDE" w:rsidDel="00876AC0">
          <w:rPr>
            <w:rStyle w:val="A1"/>
            <w:rFonts w:ascii="Arial" w:hAnsi="Arial" w:cs="Arial"/>
            <w:sz w:val="22"/>
            <w:szCs w:val="22"/>
            <w:highlight w:val="cyan"/>
          </w:rPr>
          <w:delText>??</w:delText>
        </w:r>
        <w:r w:rsidR="00F81CE4" w:rsidDel="00876AC0">
          <w:rPr>
            <w:rStyle w:val="A1"/>
            <w:rFonts w:ascii="Arial" w:hAnsi="Arial" w:cs="Arial"/>
            <w:sz w:val="22"/>
            <w:szCs w:val="22"/>
          </w:rPr>
          <w:delText xml:space="preserve"> </w:delText>
        </w:r>
      </w:del>
      <w:ins w:id="37" w:author="Edward Bosko" w:date="2025-12-16T17:32:00Z" w16du:dateUtc="2025-12-17T00:32:00Z">
        <w:r w:rsidR="00876AC0">
          <w:rPr>
            <w:rStyle w:val="A1"/>
            <w:rFonts w:ascii="Arial" w:hAnsi="Arial" w:cs="Arial"/>
            <w:sz w:val="22"/>
            <w:szCs w:val="22"/>
          </w:rPr>
          <w:t xml:space="preserve">484 </w:t>
        </w:r>
      </w:ins>
      <w:r w:rsidR="00F81CE4">
        <w:rPr>
          <w:rStyle w:val="A1"/>
          <w:rFonts w:ascii="Arial" w:hAnsi="Arial" w:cs="Arial"/>
          <w:sz w:val="22"/>
          <w:szCs w:val="22"/>
        </w:rPr>
        <w:t>counts for all 160 patients</w:t>
      </w:r>
      <w:r w:rsidR="00156D56">
        <w:rPr>
          <w:rStyle w:val="A1"/>
          <w:rFonts w:ascii="Arial" w:hAnsi="Arial" w:cs="Arial"/>
          <w:sz w:val="22"/>
          <w:szCs w:val="22"/>
        </w:rPr>
        <w:t xml:space="preserve"> (</w:t>
      </w:r>
      <w:r w:rsidR="00156D56" w:rsidRPr="00084D06">
        <w:rPr>
          <w:rStyle w:val="A1"/>
          <w:rFonts w:ascii="Arial" w:hAnsi="Arial" w:cs="Arial"/>
          <w:b/>
          <w:bCs/>
          <w:sz w:val="22"/>
          <w:szCs w:val="22"/>
        </w:rPr>
        <w:t>Figure 2</w:t>
      </w:r>
      <w:r w:rsidR="00156D56">
        <w:rPr>
          <w:rStyle w:val="A1"/>
          <w:rFonts w:ascii="Arial" w:hAnsi="Arial" w:cs="Arial"/>
          <w:b/>
          <w:bCs/>
          <w:sz w:val="22"/>
          <w:szCs w:val="22"/>
        </w:rPr>
        <w:t>B</w:t>
      </w:r>
      <w:r w:rsidR="00156D56">
        <w:rPr>
          <w:rStyle w:val="A1"/>
          <w:rFonts w:ascii="Arial" w:hAnsi="Arial" w:cs="Arial"/>
          <w:sz w:val="22"/>
          <w:szCs w:val="22"/>
        </w:rPr>
        <w:t>)</w:t>
      </w:r>
      <w:r w:rsidR="00F81CE4">
        <w:rPr>
          <w:rStyle w:val="A1"/>
          <w:rFonts w:ascii="Arial" w:hAnsi="Arial" w:cs="Arial"/>
          <w:sz w:val="22"/>
          <w:szCs w:val="22"/>
        </w:rPr>
        <w:t xml:space="preserve">.  </w:t>
      </w:r>
      <w:r w:rsidR="00156D56">
        <w:rPr>
          <w:rStyle w:val="A1"/>
          <w:rFonts w:ascii="Arial" w:hAnsi="Arial" w:cs="Arial"/>
          <w:sz w:val="22"/>
          <w:szCs w:val="22"/>
        </w:rPr>
        <w:t>M</w:t>
      </w:r>
      <w:r w:rsidR="00A27690">
        <w:rPr>
          <w:rStyle w:val="A1"/>
          <w:rFonts w:ascii="Arial" w:hAnsi="Arial" w:cs="Arial"/>
          <w:sz w:val="22"/>
          <w:szCs w:val="22"/>
        </w:rPr>
        <w:t>oderate and high degree of atelectasis involvement (Grade</w:t>
      </w:r>
      <w:r w:rsidR="00250EDE">
        <w:rPr>
          <w:rStyle w:val="A1"/>
          <w:rFonts w:ascii="Arial" w:hAnsi="Arial" w:cs="Arial"/>
          <w:sz w:val="22"/>
          <w:szCs w:val="22"/>
        </w:rPr>
        <w:t>s</w:t>
      </w:r>
      <w:r w:rsidR="00A27690">
        <w:rPr>
          <w:rStyle w:val="A1"/>
          <w:rFonts w:ascii="Arial" w:hAnsi="Arial" w:cs="Arial"/>
          <w:sz w:val="22"/>
          <w:szCs w:val="22"/>
        </w:rPr>
        <w:t xml:space="preserve"> 2 and </w:t>
      </w:r>
      <w:r w:rsidR="00250EDE">
        <w:rPr>
          <w:rStyle w:val="A1"/>
          <w:rFonts w:ascii="Arial" w:hAnsi="Arial" w:cs="Arial"/>
          <w:sz w:val="22"/>
          <w:szCs w:val="22"/>
        </w:rPr>
        <w:t>3</w:t>
      </w:r>
      <w:r w:rsidR="00A27690">
        <w:rPr>
          <w:rStyle w:val="A1"/>
          <w:rFonts w:ascii="Arial" w:hAnsi="Arial" w:cs="Arial"/>
          <w:sz w:val="22"/>
          <w:szCs w:val="22"/>
        </w:rPr>
        <w:t xml:space="preserve">, respectively) </w:t>
      </w:r>
      <w:r w:rsidR="00250EDE">
        <w:rPr>
          <w:rStyle w:val="A1"/>
          <w:rFonts w:ascii="Arial" w:hAnsi="Arial" w:cs="Arial"/>
          <w:sz w:val="22"/>
          <w:szCs w:val="22"/>
        </w:rPr>
        <w:t xml:space="preserve">affected </w:t>
      </w:r>
      <w:r w:rsidR="00156D56">
        <w:rPr>
          <w:rStyle w:val="A1"/>
          <w:rFonts w:ascii="Arial" w:hAnsi="Arial" w:cs="Arial"/>
          <w:sz w:val="22"/>
          <w:szCs w:val="22"/>
        </w:rPr>
        <w:t xml:space="preserve">mostly </w:t>
      </w:r>
      <w:r w:rsidR="00250EDE">
        <w:rPr>
          <w:rStyle w:val="A1"/>
          <w:rFonts w:ascii="Arial" w:hAnsi="Arial" w:cs="Arial"/>
          <w:sz w:val="22"/>
          <w:szCs w:val="22"/>
        </w:rPr>
        <w:t xml:space="preserve">the </w:t>
      </w:r>
      <w:r w:rsidR="00A27690">
        <w:rPr>
          <w:rStyle w:val="A1"/>
          <w:rFonts w:ascii="Arial" w:hAnsi="Arial" w:cs="Arial"/>
          <w:sz w:val="22"/>
          <w:szCs w:val="22"/>
        </w:rPr>
        <w:t xml:space="preserve">RML and lingula, accounting for </w:t>
      </w:r>
      <w:del w:id="38" w:author="Edward Bosko" w:date="2025-12-16T17:34:00Z" w16du:dateUtc="2025-12-17T00:34:00Z">
        <w:r w:rsidR="00A27690" w:rsidRPr="00250EDE" w:rsidDel="00F07648">
          <w:rPr>
            <w:rStyle w:val="A1"/>
            <w:rFonts w:ascii="Arial" w:hAnsi="Arial" w:cs="Arial"/>
            <w:sz w:val="22"/>
            <w:szCs w:val="22"/>
            <w:highlight w:val="cyan"/>
          </w:rPr>
          <w:delText>??</w:delText>
        </w:r>
        <w:r w:rsidR="00A27690" w:rsidDel="00F07648">
          <w:rPr>
            <w:rStyle w:val="A1"/>
            <w:rFonts w:ascii="Arial" w:hAnsi="Arial" w:cs="Arial"/>
            <w:sz w:val="22"/>
            <w:szCs w:val="22"/>
          </w:rPr>
          <w:delText xml:space="preserve">% </w:delText>
        </w:r>
      </w:del>
      <w:ins w:id="39" w:author="Edward Bosko" w:date="2025-12-16T17:34:00Z" w16du:dateUtc="2025-12-17T00:34:00Z">
        <w:r w:rsidR="00F07648">
          <w:rPr>
            <w:rStyle w:val="A1"/>
            <w:rFonts w:ascii="Arial" w:hAnsi="Arial" w:cs="Arial"/>
            <w:sz w:val="22"/>
            <w:szCs w:val="22"/>
          </w:rPr>
          <w:t xml:space="preserve">20.3% </w:t>
        </w:r>
      </w:ins>
      <w:r w:rsidR="00A27690">
        <w:rPr>
          <w:rStyle w:val="A1"/>
          <w:rFonts w:ascii="Arial" w:hAnsi="Arial" w:cs="Arial"/>
          <w:sz w:val="22"/>
          <w:szCs w:val="22"/>
        </w:rPr>
        <w:t xml:space="preserve">and </w:t>
      </w:r>
      <w:del w:id="40" w:author="Edward Bosko" w:date="2025-12-16T17:34:00Z" w16du:dateUtc="2025-12-17T00:34:00Z">
        <w:r w:rsidR="00A27690" w:rsidRPr="00250EDE" w:rsidDel="00F07648">
          <w:rPr>
            <w:rStyle w:val="A1"/>
            <w:rFonts w:ascii="Arial" w:hAnsi="Arial" w:cs="Arial"/>
            <w:sz w:val="22"/>
            <w:szCs w:val="22"/>
            <w:highlight w:val="cyan"/>
          </w:rPr>
          <w:delText>??</w:delText>
        </w:r>
        <w:r w:rsidR="00A27690" w:rsidDel="00F07648">
          <w:rPr>
            <w:rStyle w:val="A1"/>
            <w:rFonts w:ascii="Arial" w:hAnsi="Arial" w:cs="Arial"/>
            <w:sz w:val="22"/>
            <w:szCs w:val="22"/>
          </w:rPr>
          <w:delText xml:space="preserve">% </w:delText>
        </w:r>
      </w:del>
      <w:ins w:id="41" w:author="Edward Bosko" w:date="2025-12-16T17:34:00Z" w16du:dateUtc="2025-12-17T00:34:00Z">
        <w:r w:rsidR="00F07648">
          <w:rPr>
            <w:rStyle w:val="A1"/>
            <w:rFonts w:ascii="Arial" w:hAnsi="Arial" w:cs="Arial"/>
            <w:sz w:val="22"/>
            <w:szCs w:val="22"/>
          </w:rPr>
          <w:t xml:space="preserve">10.3% </w:t>
        </w:r>
      </w:ins>
      <w:r w:rsidR="00250EDE">
        <w:rPr>
          <w:rStyle w:val="A1"/>
          <w:rFonts w:ascii="Arial" w:hAnsi="Arial" w:cs="Arial"/>
          <w:sz w:val="22"/>
          <w:szCs w:val="22"/>
        </w:rPr>
        <w:t>of their respective lobes</w:t>
      </w:r>
      <w:r w:rsidR="00A27690">
        <w:rPr>
          <w:rStyle w:val="A1"/>
          <w:rFonts w:ascii="Arial" w:hAnsi="Arial" w:cs="Arial"/>
          <w:sz w:val="22"/>
          <w:szCs w:val="22"/>
        </w:rPr>
        <w:t>.</w:t>
      </w:r>
      <w:r w:rsidR="00156D56">
        <w:rPr>
          <w:rStyle w:val="A1"/>
          <w:rFonts w:ascii="Arial" w:hAnsi="Arial" w:cs="Arial"/>
          <w:sz w:val="22"/>
          <w:szCs w:val="22"/>
        </w:rPr>
        <w:t xml:space="preserve">  Like that seen with bronchiectasis, the RML, lingula, and RUL were the most common areas affected by atelectasis compared to the other lobes (</w:t>
      </w:r>
      <w:r w:rsidR="00156D56" w:rsidRPr="00DD133C">
        <w:rPr>
          <w:rStyle w:val="A1"/>
          <w:rFonts w:ascii="Arial" w:hAnsi="Arial" w:cs="Arial"/>
          <w:sz w:val="22"/>
          <w:szCs w:val="22"/>
          <w:highlight w:val="cyan"/>
        </w:rPr>
        <w:t xml:space="preserve">OR </w:t>
      </w:r>
      <w:del w:id="42" w:author="Edward Bosko" w:date="2025-12-19T16:02:00Z" w16du:dateUtc="2025-12-19T23:02:00Z">
        <w:r w:rsidR="00156D56" w:rsidRPr="00DD133C" w:rsidDel="00C658D9">
          <w:rPr>
            <w:rStyle w:val="A1"/>
            <w:rFonts w:ascii="Arial" w:hAnsi="Arial" w:cs="Arial"/>
            <w:sz w:val="22"/>
            <w:szCs w:val="22"/>
            <w:highlight w:val="cyan"/>
          </w:rPr>
          <w:delText>1.71-20.45</w:delText>
        </w:r>
      </w:del>
      <w:ins w:id="43" w:author="Edward Bosko" w:date="2025-12-19T16:02:00Z" w16du:dateUtc="2025-12-19T23:02:00Z">
        <w:r w:rsidR="00797B92">
          <w:rPr>
            <w:rStyle w:val="A1"/>
            <w:rFonts w:ascii="Arial" w:hAnsi="Arial" w:cs="Arial"/>
            <w:sz w:val="22"/>
            <w:szCs w:val="22"/>
          </w:rPr>
          <w:t xml:space="preserve"> </w:t>
        </w:r>
        <w:r w:rsidR="00C658D9">
          <w:rPr>
            <w:rStyle w:val="A1"/>
            <w:rFonts w:ascii="Arial" w:hAnsi="Arial" w:cs="Arial"/>
            <w:sz w:val="22"/>
            <w:szCs w:val="22"/>
          </w:rPr>
          <w:t>2.10</w:t>
        </w:r>
        <w:r w:rsidR="00797B92">
          <w:rPr>
            <w:rStyle w:val="A1"/>
            <w:rFonts w:ascii="Arial" w:hAnsi="Arial" w:cs="Arial"/>
            <w:sz w:val="22"/>
            <w:szCs w:val="22"/>
          </w:rPr>
          <w:t>-26.49</w:t>
        </w:r>
      </w:ins>
      <w:r w:rsidR="00156D56">
        <w:rPr>
          <w:rStyle w:val="A1"/>
          <w:rFonts w:ascii="Arial" w:hAnsi="Arial" w:cs="Arial"/>
          <w:sz w:val="22"/>
          <w:szCs w:val="22"/>
        </w:rPr>
        <w:t>).</w:t>
      </w:r>
    </w:p>
    <w:p w14:paraId="78AE5056" w14:textId="77777777" w:rsidR="000D7D33" w:rsidRDefault="000D7D33">
      <w:pPr>
        <w:rPr>
          <w:rStyle w:val="A1"/>
          <w:rFonts w:ascii="Arial" w:hAnsi="Arial" w:cs="Arial"/>
          <w:sz w:val="22"/>
          <w:szCs w:val="22"/>
        </w:rPr>
      </w:pPr>
    </w:p>
    <w:p w14:paraId="1905288D" w14:textId="03C1168E" w:rsidR="000D7D33" w:rsidRPr="00C25DD4" w:rsidRDefault="000D7D33">
      <w:pPr>
        <w:rPr>
          <w:rStyle w:val="A1"/>
          <w:rFonts w:ascii="Arial" w:hAnsi="Arial" w:cs="Arial"/>
          <w:i/>
          <w:iCs/>
          <w:sz w:val="22"/>
          <w:szCs w:val="22"/>
        </w:rPr>
      </w:pPr>
      <w:r w:rsidRPr="00C25DD4">
        <w:rPr>
          <w:rStyle w:val="A1"/>
          <w:rFonts w:ascii="Arial" w:hAnsi="Arial" w:cs="Arial"/>
          <w:i/>
          <w:iCs/>
          <w:sz w:val="22"/>
          <w:szCs w:val="22"/>
        </w:rPr>
        <w:t>Consolidation</w:t>
      </w:r>
      <w:r w:rsidR="009C1CE9">
        <w:rPr>
          <w:rStyle w:val="A1"/>
          <w:rFonts w:ascii="Arial" w:hAnsi="Arial" w:cs="Arial"/>
          <w:i/>
          <w:iCs/>
          <w:sz w:val="22"/>
          <w:szCs w:val="22"/>
        </w:rPr>
        <w:t>,</w:t>
      </w:r>
      <w:r w:rsidRPr="00C25DD4">
        <w:rPr>
          <w:rStyle w:val="A1"/>
          <w:rFonts w:ascii="Arial" w:hAnsi="Arial" w:cs="Arial"/>
          <w:i/>
          <w:iCs/>
          <w:sz w:val="22"/>
          <w:szCs w:val="22"/>
        </w:rPr>
        <w:t xml:space="preserve"> ground glass opacities</w:t>
      </w:r>
      <w:r w:rsidR="009C1CE9">
        <w:rPr>
          <w:rStyle w:val="A1"/>
          <w:rFonts w:ascii="Arial" w:hAnsi="Arial" w:cs="Arial"/>
          <w:i/>
          <w:iCs/>
          <w:sz w:val="22"/>
          <w:szCs w:val="22"/>
        </w:rPr>
        <w:t>, and tree-in-bud opacities</w:t>
      </w:r>
    </w:p>
    <w:p w14:paraId="1EBF10A0" w14:textId="591BF46F" w:rsidR="00437B69" w:rsidRDefault="000D7D33" w:rsidP="00C25DD4">
      <w:pPr>
        <w:ind w:firstLine="360"/>
        <w:rPr>
          <w:rStyle w:val="A1"/>
          <w:rFonts w:ascii="Arial" w:hAnsi="Arial" w:cs="Arial"/>
          <w:sz w:val="22"/>
          <w:szCs w:val="22"/>
        </w:rPr>
      </w:pPr>
      <w:r>
        <w:rPr>
          <w:rStyle w:val="A1"/>
          <w:rFonts w:ascii="Arial" w:hAnsi="Arial" w:cs="Arial"/>
          <w:sz w:val="22"/>
          <w:szCs w:val="22"/>
        </w:rPr>
        <w:t xml:space="preserve">Consolidation – defined as opacification with evidence of air bronchograms on the CT lung fields – </w:t>
      </w:r>
      <w:r w:rsidR="00056057">
        <w:rPr>
          <w:rStyle w:val="A1"/>
          <w:rFonts w:ascii="Arial" w:hAnsi="Arial" w:cs="Arial"/>
          <w:sz w:val="22"/>
          <w:szCs w:val="22"/>
        </w:rPr>
        <w:t xml:space="preserve">accounted for a total of </w:t>
      </w:r>
      <w:del w:id="44" w:author="Edward Bosko" w:date="2025-12-16T17:47:00Z" w16du:dateUtc="2025-12-17T00:47:00Z">
        <w:r w:rsidR="00056057" w:rsidRPr="00BC722A" w:rsidDel="00381BF4">
          <w:rPr>
            <w:rStyle w:val="A1"/>
            <w:rFonts w:ascii="Arial" w:hAnsi="Arial" w:cs="Arial"/>
            <w:sz w:val="22"/>
            <w:szCs w:val="22"/>
            <w:highlight w:val="cyan"/>
          </w:rPr>
          <w:delText>??</w:delText>
        </w:r>
        <w:r w:rsidR="00056057" w:rsidDel="00381BF4">
          <w:rPr>
            <w:rStyle w:val="A1"/>
            <w:rFonts w:ascii="Arial" w:hAnsi="Arial" w:cs="Arial"/>
            <w:sz w:val="22"/>
            <w:szCs w:val="22"/>
          </w:rPr>
          <w:delText xml:space="preserve"> </w:delText>
        </w:r>
      </w:del>
      <w:ins w:id="45" w:author="Edward Bosko" w:date="2025-12-16T17:47:00Z" w16du:dateUtc="2025-12-17T00:47:00Z">
        <w:r w:rsidR="00381BF4">
          <w:rPr>
            <w:rStyle w:val="A1"/>
            <w:rFonts w:ascii="Arial" w:hAnsi="Arial" w:cs="Arial"/>
            <w:sz w:val="22"/>
            <w:szCs w:val="22"/>
          </w:rPr>
          <w:t xml:space="preserve">576 </w:t>
        </w:r>
      </w:ins>
      <w:r w:rsidR="00056057">
        <w:rPr>
          <w:rStyle w:val="A1"/>
          <w:rFonts w:ascii="Arial" w:hAnsi="Arial" w:cs="Arial"/>
          <w:sz w:val="22"/>
          <w:szCs w:val="22"/>
        </w:rPr>
        <w:t>counts among the 160 patients</w:t>
      </w:r>
      <w:r w:rsidR="00723DF9">
        <w:rPr>
          <w:rStyle w:val="A1"/>
          <w:rFonts w:ascii="Arial" w:hAnsi="Arial" w:cs="Arial"/>
          <w:sz w:val="22"/>
          <w:szCs w:val="22"/>
        </w:rPr>
        <w:t xml:space="preserve"> (</w:t>
      </w:r>
      <w:r w:rsidR="00723DF9" w:rsidRPr="00DD133C">
        <w:rPr>
          <w:rStyle w:val="A1"/>
          <w:rFonts w:ascii="Arial" w:hAnsi="Arial" w:cs="Arial"/>
          <w:b/>
          <w:bCs/>
          <w:sz w:val="22"/>
          <w:szCs w:val="22"/>
        </w:rPr>
        <w:t xml:space="preserve">Figure </w:t>
      </w:r>
      <w:r w:rsidR="00723DF9">
        <w:rPr>
          <w:rStyle w:val="A1"/>
          <w:rFonts w:ascii="Arial" w:hAnsi="Arial" w:cs="Arial"/>
          <w:b/>
          <w:bCs/>
          <w:sz w:val="22"/>
          <w:szCs w:val="22"/>
        </w:rPr>
        <w:t>2C</w:t>
      </w:r>
      <w:r w:rsidR="00723DF9">
        <w:rPr>
          <w:rStyle w:val="A1"/>
          <w:rFonts w:ascii="Arial" w:hAnsi="Arial" w:cs="Arial"/>
          <w:sz w:val="22"/>
          <w:szCs w:val="22"/>
        </w:rPr>
        <w:t>)</w:t>
      </w:r>
      <w:r w:rsidR="00056057">
        <w:rPr>
          <w:rStyle w:val="A1"/>
          <w:rFonts w:ascii="Arial" w:hAnsi="Arial" w:cs="Arial"/>
          <w:sz w:val="22"/>
          <w:szCs w:val="22"/>
        </w:rPr>
        <w:t xml:space="preserve">.  </w:t>
      </w:r>
      <w:r w:rsidR="00AE4B47">
        <w:rPr>
          <w:rStyle w:val="A1"/>
          <w:rFonts w:ascii="Arial" w:hAnsi="Arial" w:cs="Arial"/>
          <w:sz w:val="22"/>
          <w:szCs w:val="22"/>
        </w:rPr>
        <w:t>The degree of involvement by consolidation in each of the lobes were relatively mild, mostly Grade 1 and few Grade 2.  Like that seen with bronchiectasis and atelectasis, t</w:t>
      </w:r>
      <w:r w:rsidR="00056057">
        <w:rPr>
          <w:rStyle w:val="A1"/>
          <w:rFonts w:ascii="Arial" w:hAnsi="Arial" w:cs="Arial"/>
          <w:sz w:val="22"/>
          <w:szCs w:val="22"/>
        </w:rPr>
        <w:t>he RML, lingula, and RUL  were the most common areas affected by consolidation compared to the other lobes (</w:t>
      </w:r>
      <w:r w:rsidR="00056057" w:rsidRPr="00DD133C">
        <w:rPr>
          <w:rStyle w:val="A1"/>
          <w:rFonts w:ascii="Arial" w:hAnsi="Arial" w:cs="Arial"/>
          <w:sz w:val="22"/>
          <w:szCs w:val="22"/>
          <w:highlight w:val="cyan"/>
        </w:rPr>
        <w:t xml:space="preserve">OR </w:t>
      </w:r>
      <w:del w:id="46" w:author="Edward Bosko" w:date="2025-12-19T16:07:00Z" w16du:dateUtc="2025-12-19T23:07:00Z">
        <w:r w:rsidR="00056057" w:rsidRPr="00DD133C" w:rsidDel="008D7B4B">
          <w:rPr>
            <w:rStyle w:val="A1"/>
            <w:rFonts w:ascii="Arial" w:hAnsi="Arial" w:cs="Arial"/>
            <w:sz w:val="22"/>
            <w:szCs w:val="22"/>
            <w:highlight w:val="cyan"/>
          </w:rPr>
          <w:delText>1.63-6.47</w:delText>
        </w:r>
      </w:del>
      <w:ins w:id="47" w:author="Edward Bosko" w:date="2025-12-19T16:07:00Z" w16du:dateUtc="2025-12-19T23:07:00Z">
        <w:r w:rsidR="008D7B4B">
          <w:rPr>
            <w:rStyle w:val="A1"/>
            <w:rFonts w:ascii="Arial" w:hAnsi="Arial" w:cs="Arial"/>
            <w:sz w:val="22"/>
            <w:szCs w:val="22"/>
          </w:rPr>
          <w:t xml:space="preserve"> 1.63-</w:t>
        </w:r>
        <w:r w:rsidR="00ED3A14">
          <w:rPr>
            <w:rStyle w:val="A1"/>
            <w:rFonts w:ascii="Arial" w:hAnsi="Arial" w:cs="Arial"/>
            <w:sz w:val="22"/>
            <w:szCs w:val="22"/>
          </w:rPr>
          <w:t>6.09</w:t>
        </w:r>
      </w:ins>
      <w:r w:rsidR="00056057">
        <w:rPr>
          <w:rStyle w:val="A1"/>
          <w:rFonts w:ascii="Arial" w:hAnsi="Arial" w:cs="Arial"/>
          <w:sz w:val="22"/>
          <w:szCs w:val="22"/>
        </w:rPr>
        <w:t xml:space="preserve">).  </w:t>
      </w:r>
    </w:p>
    <w:p w14:paraId="0F314981" w14:textId="77777777" w:rsidR="00437B69" w:rsidRDefault="00437B69">
      <w:pPr>
        <w:rPr>
          <w:rStyle w:val="A1"/>
          <w:rFonts w:ascii="Arial" w:hAnsi="Arial" w:cs="Arial"/>
          <w:sz w:val="22"/>
          <w:szCs w:val="22"/>
        </w:rPr>
      </w:pPr>
    </w:p>
    <w:p w14:paraId="635F131E" w14:textId="6C6629A4" w:rsidR="00FC243A" w:rsidRDefault="00FC243A" w:rsidP="00C25DD4">
      <w:pPr>
        <w:ind w:firstLine="360"/>
        <w:rPr>
          <w:rStyle w:val="A1"/>
          <w:rFonts w:ascii="Arial" w:hAnsi="Arial" w:cs="Arial"/>
          <w:sz w:val="22"/>
          <w:szCs w:val="22"/>
        </w:rPr>
      </w:pPr>
      <w:r>
        <w:rPr>
          <w:rStyle w:val="A1"/>
          <w:rFonts w:ascii="Arial" w:hAnsi="Arial" w:cs="Arial"/>
          <w:sz w:val="22"/>
          <w:szCs w:val="22"/>
        </w:rPr>
        <w:t xml:space="preserve">GGO </w:t>
      </w:r>
      <w:r w:rsidR="00AF053C">
        <w:rPr>
          <w:rStyle w:val="A1"/>
          <w:rFonts w:ascii="Arial" w:hAnsi="Arial" w:cs="Arial"/>
          <w:sz w:val="22"/>
          <w:szCs w:val="22"/>
        </w:rPr>
        <w:t>was uncommon</w:t>
      </w:r>
      <w:r w:rsidR="00AE4B47">
        <w:rPr>
          <w:rStyle w:val="A1"/>
          <w:rFonts w:ascii="Arial" w:hAnsi="Arial" w:cs="Arial"/>
          <w:sz w:val="22"/>
          <w:szCs w:val="22"/>
        </w:rPr>
        <w:t>ly</w:t>
      </w:r>
      <w:r w:rsidR="00AF053C">
        <w:rPr>
          <w:rStyle w:val="A1"/>
          <w:rFonts w:ascii="Arial" w:hAnsi="Arial" w:cs="Arial"/>
          <w:sz w:val="22"/>
          <w:szCs w:val="22"/>
        </w:rPr>
        <w:t xml:space="preserve"> found with</w:t>
      </w:r>
      <w:r w:rsidR="00056057">
        <w:rPr>
          <w:rStyle w:val="A1"/>
          <w:rFonts w:ascii="Arial" w:hAnsi="Arial" w:cs="Arial"/>
          <w:sz w:val="22"/>
          <w:szCs w:val="22"/>
        </w:rPr>
        <w:t xml:space="preserve"> a total of </w:t>
      </w:r>
      <w:del w:id="48" w:author="Edward Bosko" w:date="2025-12-16T17:49:00Z" w16du:dateUtc="2025-12-17T00:49:00Z">
        <w:r w:rsidR="00056057" w:rsidRPr="00084D06" w:rsidDel="00EE66DA">
          <w:rPr>
            <w:rStyle w:val="A1"/>
            <w:rFonts w:ascii="Arial" w:hAnsi="Arial" w:cs="Arial"/>
            <w:sz w:val="22"/>
            <w:szCs w:val="22"/>
            <w:highlight w:val="cyan"/>
          </w:rPr>
          <w:delText>??</w:delText>
        </w:r>
        <w:r w:rsidR="00056057" w:rsidDel="00EE66DA">
          <w:rPr>
            <w:rStyle w:val="A1"/>
            <w:rFonts w:ascii="Arial" w:hAnsi="Arial" w:cs="Arial"/>
            <w:sz w:val="22"/>
            <w:szCs w:val="22"/>
          </w:rPr>
          <w:delText xml:space="preserve"> </w:delText>
        </w:r>
      </w:del>
      <w:ins w:id="49" w:author="Edward Bosko" w:date="2025-12-16T17:49:00Z" w16du:dateUtc="2025-12-17T00:49:00Z">
        <w:r w:rsidR="00EE66DA">
          <w:rPr>
            <w:rStyle w:val="A1"/>
            <w:rFonts w:ascii="Arial" w:hAnsi="Arial" w:cs="Arial"/>
            <w:sz w:val="22"/>
            <w:szCs w:val="22"/>
          </w:rPr>
          <w:t xml:space="preserve">213 </w:t>
        </w:r>
      </w:ins>
      <w:r w:rsidR="00056057">
        <w:rPr>
          <w:rStyle w:val="A1"/>
          <w:rFonts w:ascii="Arial" w:hAnsi="Arial" w:cs="Arial"/>
          <w:sz w:val="22"/>
          <w:szCs w:val="22"/>
        </w:rPr>
        <w:t>counts among th</w:t>
      </w:r>
      <w:r w:rsidR="00AF053C">
        <w:rPr>
          <w:rStyle w:val="A1"/>
          <w:rFonts w:ascii="Arial" w:hAnsi="Arial" w:cs="Arial"/>
          <w:sz w:val="22"/>
          <w:szCs w:val="22"/>
        </w:rPr>
        <w:t>e</w:t>
      </w:r>
      <w:r w:rsidR="00056057">
        <w:rPr>
          <w:rStyle w:val="A1"/>
          <w:rFonts w:ascii="Arial" w:hAnsi="Arial" w:cs="Arial"/>
          <w:sz w:val="22"/>
          <w:szCs w:val="22"/>
        </w:rPr>
        <w:t xml:space="preserve"> 160 patients</w:t>
      </w:r>
      <w:r w:rsidR="00AE4B47">
        <w:rPr>
          <w:rStyle w:val="A1"/>
          <w:rFonts w:ascii="Arial" w:hAnsi="Arial" w:cs="Arial"/>
          <w:sz w:val="22"/>
          <w:szCs w:val="22"/>
        </w:rPr>
        <w:t xml:space="preserve"> (</w:t>
      </w:r>
      <w:r w:rsidR="00AE4B47" w:rsidRPr="00DD133C">
        <w:rPr>
          <w:rStyle w:val="A1"/>
          <w:rFonts w:ascii="Arial" w:hAnsi="Arial" w:cs="Arial"/>
          <w:b/>
          <w:bCs/>
          <w:sz w:val="22"/>
          <w:szCs w:val="22"/>
        </w:rPr>
        <w:t xml:space="preserve">Figure </w:t>
      </w:r>
      <w:r w:rsidR="00AE4B47">
        <w:rPr>
          <w:rStyle w:val="A1"/>
          <w:rFonts w:ascii="Arial" w:hAnsi="Arial" w:cs="Arial"/>
          <w:b/>
          <w:bCs/>
          <w:sz w:val="22"/>
          <w:szCs w:val="22"/>
        </w:rPr>
        <w:t>2D</w:t>
      </w:r>
      <w:r w:rsidR="00AE4B47">
        <w:rPr>
          <w:rStyle w:val="A1"/>
          <w:rFonts w:ascii="Arial" w:hAnsi="Arial" w:cs="Arial"/>
          <w:sz w:val="22"/>
          <w:szCs w:val="22"/>
        </w:rPr>
        <w:t>)</w:t>
      </w:r>
      <w:r w:rsidR="00056057">
        <w:rPr>
          <w:rStyle w:val="A1"/>
          <w:rFonts w:ascii="Arial" w:hAnsi="Arial" w:cs="Arial"/>
          <w:sz w:val="22"/>
          <w:szCs w:val="22"/>
        </w:rPr>
        <w:t xml:space="preserve">.  </w:t>
      </w:r>
      <w:r w:rsidR="00AE4B47">
        <w:rPr>
          <w:rStyle w:val="A1"/>
          <w:rFonts w:ascii="Arial" w:hAnsi="Arial" w:cs="Arial"/>
          <w:sz w:val="22"/>
          <w:szCs w:val="22"/>
        </w:rPr>
        <w:t xml:space="preserve">The degree of involvement by GGO for each of the lobes was mild, mostly Grade 1 and very few Grade 2.  </w:t>
      </w:r>
      <w:r w:rsidR="00056057">
        <w:rPr>
          <w:rStyle w:val="A1"/>
          <w:rFonts w:ascii="Arial" w:hAnsi="Arial" w:cs="Arial"/>
          <w:sz w:val="22"/>
          <w:szCs w:val="22"/>
        </w:rPr>
        <w:t>The</w:t>
      </w:r>
      <w:r>
        <w:rPr>
          <w:rStyle w:val="A1"/>
          <w:rFonts w:ascii="Arial" w:hAnsi="Arial" w:cs="Arial"/>
          <w:sz w:val="22"/>
          <w:szCs w:val="22"/>
        </w:rPr>
        <w:t xml:space="preserve"> RLL, RUL, and LLL </w:t>
      </w:r>
      <w:r w:rsidR="00056057">
        <w:rPr>
          <w:rStyle w:val="A1"/>
          <w:rFonts w:ascii="Arial" w:hAnsi="Arial" w:cs="Arial"/>
          <w:sz w:val="22"/>
          <w:szCs w:val="22"/>
        </w:rPr>
        <w:t>were the most common areas affected by GGO compared to the other lobes</w:t>
      </w:r>
      <w:r>
        <w:rPr>
          <w:rStyle w:val="A1"/>
          <w:rFonts w:ascii="Arial" w:hAnsi="Arial" w:cs="Arial"/>
          <w:sz w:val="22"/>
          <w:szCs w:val="22"/>
        </w:rPr>
        <w:t xml:space="preserve"> </w:t>
      </w:r>
      <w:r w:rsidR="00056057">
        <w:rPr>
          <w:rStyle w:val="A1"/>
          <w:rFonts w:ascii="Arial" w:hAnsi="Arial" w:cs="Arial"/>
          <w:sz w:val="22"/>
          <w:szCs w:val="22"/>
        </w:rPr>
        <w:t>(</w:t>
      </w:r>
      <w:r w:rsidR="00056057" w:rsidRPr="00DD133C">
        <w:rPr>
          <w:rStyle w:val="A1"/>
          <w:rFonts w:ascii="Arial" w:hAnsi="Arial" w:cs="Arial"/>
          <w:sz w:val="22"/>
          <w:szCs w:val="22"/>
          <w:highlight w:val="cyan"/>
        </w:rPr>
        <w:t xml:space="preserve">OR </w:t>
      </w:r>
      <w:del w:id="50" w:author="Edward Bosko" w:date="2025-12-19T16:10:00Z" w16du:dateUtc="2025-12-19T23:10:00Z">
        <w:r w:rsidR="00056057" w:rsidRPr="00DD133C" w:rsidDel="0046768F">
          <w:rPr>
            <w:rStyle w:val="A1"/>
            <w:rFonts w:ascii="Arial" w:hAnsi="Arial" w:cs="Arial"/>
            <w:sz w:val="22"/>
            <w:szCs w:val="22"/>
            <w:highlight w:val="cyan"/>
          </w:rPr>
          <w:delText>2.04-3.14</w:delText>
        </w:r>
      </w:del>
      <w:ins w:id="51" w:author="Edward Bosko" w:date="2025-12-19T16:10:00Z" w16du:dateUtc="2025-12-19T23:10:00Z">
        <w:r w:rsidR="0046768F">
          <w:rPr>
            <w:rStyle w:val="A1"/>
            <w:rFonts w:ascii="Arial" w:hAnsi="Arial" w:cs="Arial"/>
            <w:sz w:val="22"/>
            <w:szCs w:val="22"/>
          </w:rPr>
          <w:t xml:space="preserve"> 2.22-</w:t>
        </w:r>
        <w:r w:rsidR="00CD1761">
          <w:rPr>
            <w:rStyle w:val="A1"/>
            <w:rFonts w:ascii="Arial" w:hAnsi="Arial" w:cs="Arial"/>
            <w:sz w:val="22"/>
            <w:szCs w:val="22"/>
          </w:rPr>
          <w:t>3.29</w:t>
        </w:r>
      </w:ins>
      <w:r w:rsidR="00056057">
        <w:rPr>
          <w:rStyle w:val="A1"/>
          <w:rFonts w:ascii="Arial" w:hAnsi="Arial" w:cs="Arial"/>
          <w:sz w:val="22"/>
          <w:szCs w:val="22"/>
        </w:rPr>
        <w:t>)</w:t>
      </w:r>
      <w:r>
        <w:rPr>
          <w:rStyle w:val="A1"/>
          <w:rFonts w:ascii="Arial" w:hAnsi="Arial" w:cs="Arial"/>
          <w:sz w:val="22"/>
          <w:szCs w:val="22"/>
        </w:rPr>
        <w:t>.</w:t>
      </w:r>
    </w:p>
    <w:p w14:paraId="6B568E6C" w14:textId="77777777" w:rsidR="009C1CE9" w:rsidRDefault="009C1CE9" w:rsidP="00C25DD4">
      <w:pPr>
        <w:ind w:firstLine="360"/>
        <w:rPr>
          <w:rStyle w:val="A1"/>
          <w:rFonts w:ascii="Arial" w:hAnsi="Arial" w:cs="Arial"/>
          <w:sz w:val="22"/>
          <w:szCs w:val="22"/>
        </w:rPr>
      </w:pPr>
    </w:p>
    <w:p w14:paraId="672FE605" w14:textId="5D16B5D8" w:rsidR="009C1CE9" w:rsidRDefault="009C1CE9" w:rsidP="00C25DD4">
      <w:pPr>
        <w:ind w:firstLine="360"/>
        <w:rPr>
          <w:rStyle w:val="A1"/>
          <w:rFonts w:ascii="Arial" w:hAnsi="Arial" w:cs="Arial"/>
          <w:sz w:val="22"/>
          <w:szCs w:val="22"/>
        </w:rPr>
      </w:pPr>
      <w:r>
        <w:rPr>
          <w:rStyle w:val="A1"/>
          <w:rFonts w:ascii="Arial" w:hAnsi="Arial" w:cs="Arial"/>
          <w:sz w:val="22"/>
          <w:szCs w:val="22"/>
        </w:rPr>
        <w:t xml:space="preserve">Tree-in-bud opacities had a total of </w:t>
      </w:r>
      <w:del w:id="52" w:author="Edward Bosko" w:date="2025-12-17T12:37:00Z" w16du:dateUtc="2025-12-17T19:37:00Z">
        <w:r w:rsidRPr="00B4059E" w:rsidDel="002C6A67">
          <w:rPr>
            <w:rStyle w:val="A1"/>
            <w:rFonts w:ascii="Arial" w:hAnsi="Arial" w:cs="Arial"/>
            <w:sz w:val="22"/>
            <w:szCs w:val="22"/>
            <w:highlight w:val="cyan"/>
          </w:rPr>
          <w:delText>??</w:delText>
        </w:r>
        <w:r w:rsidDel="002C6A67">
          <w:rPr>
            <w:rStyle w:val="A1"/>
            <w:rFonts w:ascii="Arial" w:hAnsi="Arial" w:cs="Arial"/>
            <w:sz w:val="22"/>
            <w:szCs w:val="22"/>
          </w:rPr>
          <w:delText xml:space="preserve"> </w:delText>
        </w:r>
      </w:del>
      <w:ins w:id="53" w:author="Edward Bosko" w:date="2025-12-17T12:37:00Z" w16du:dateUtc="2025-12-17T19:37:00Z">
        <w:r w:rsidR="002C6A67">
          <w:rPr>
            <w:rStyle w:val="A1"/>
            <w:rFonts w:ascii="Arial" w:hAnsi="Arial" w:cs="Arial"/>
            <w:sz w:val="22"/>
            <w:szCs w:val="22"/>
          </w:rPr>
          <w:t xml:space="preserve">1483 </w:t>
        </w:r>
      </w:ins>
      <w:r>
        <w:rPr>
          <w:rStyle w:val="A1"/>
          <w:rFonts w:ascii="Arial" w:hAnsi="Arial" w:cs="Arial"/>
          <w:sz w:val="22"/>
          <w:szCs w:val="22"/>
        </w:rPr>
        <w:t>counts for all 160 patients (</w:t>
      </w:r>
      <w:r w:rsidRPr="00B4059E">
        <w:rPr>
          <w:rStyle w:val="A1"/>
          <w:rFonts w:ascii="Arial" w:hAnsi="Arial" w:cs="Arial"/>
          <w:b/>
          <w:bCs/>
          <w:sz w:val="22"/>
          <w:szCs w:val="22"/>
        </w:rPr>
        <w:t>Figure E</w:t>
      </w:r>
      <w:r>
        <w:rPr>
          <w:rStyle w:val="A1"/>
          <w:rFonts w:ascii="Arial" w:hAnsi="Arial" w:cs="Arial"/>
          <w:sz w:val="22"/>
          <w:szCs w:val="22"/>
        </w:rPr>
        <w:t xml:space="preserve">).  The degree of involvement by tree-in-bud opacities </w:t>
      </w:r>
      <w:r w:rsidR="00B4059E">
        <w:rPr>
          <w:rStyle w:val="A1"/>
          <w:rFonts w:ascii="Arial" w:hAnsi="Arial" w:cs="Arial"/>
          <w:sz w:val="22"/>
          <w:szCs w:val="22"/>
        </w:rPr>
        <w:t xml:space="preserve">for each of the lobes were mostly mild (Grade 1) and less frequently moderate (Grade 2).  Both the RLL and LLL were most frequently involved with also the most Grade 2 and Grade 3 involvement </w:t>
      </w:r>
      <w:r w:rsidR="00B4059E" w:rsidRPr="00B4059E">
        <w:rPr>
          <w:rFonts w:ascii="Arial" w:hAnsi="Arial" w:cs="Arial"/>
          <w:color w:val="000000"/>
          <w:sz w:val="22"/>
          <w:szCs w:val="22"/>
        </w:rPr>
        <w:t>(</w:t>
      </w:r>
      <w:r w:rsidR="00B4059E" w:rsidRPr="00B4059E">
        <w:rPr>
          <w:rFonts w:ascii="Arial" w:hAnsi="Arial" w:cs="Arial"/>
          <w:color w:val="000000"/>
          <w:sz w:val="22"/>
          <w:szCs w:val="22"/>
          <w:highlight w:val="cyan"/>
        </w:rPr>
        <w:t xml:space="preserve">OR </w:t>
      </w:r>
      <w:del w:id="54" w:author="Edward Bosko" w:date="2025-12-19T16:13:00Z" w16du:dateUtc="2025-12-19T23:13:00Z">
        <w:r w:rsidR="00B4059E" w:rsidRPr="00B4059E" w:rsidDel="00823047">
          <w:rPr>
            <w:rFonts w:ascii="Arial" w:hAnsi="Arial" w:cs="Arial"/>
            <w:color w:val="000000"/>
            <w:sz w:val="22"/>
            <w:szCs w:val="22"/>
            <w:highlight w:val="cyan"/>
          </w:rPr>
          <w:delText>1.60-6.54</w:delText>
        </w:r>
      </w:del>
      <w:ins w:id="55" w:author="Edward Bosko" w:date="2025-12-19T16:13:00Z" w16du:dateUtc="2025-12-19T23:13:00Z">
        <w:r w:rsidR="00823047">
          <w:rPr>
            <w:rFonts w:ascii="Arial" w:hAnsi="Arial" w:cs="Arial"/>
            <w:color w:val="000000"/>
            <w:sz w:val="22"/>
            <w:szCs w:val="22"/>
          </w:rPr>
          <w:t xml:space="preserve"> 1.54-6.38</w:t>
        </w:r>
      </w:ins>
      <w:r w:rsidR="00B4059E" w:rsidRPr="00B4059E">
        <w:rPr>
          <w:rFonts w:ascii="Arial" w:hAnsi="Arial" w:cs="Arial"/>
          <w:color w:val="000000"/>
          <w:sz w:val="22"/>
          <w:szCs w:val="22"/>
        </w:rPr>
        <w:t>)</w:t>
      </w:r>
      <w:r>
        <w:rPr>
          <w:rStyle w:val="A1"/>
          <w:rFonts w:ascii="Arial" w:hAnsi="Arial" w:cs="Arial"/>
          <w:sz w:val="22"/>
          <w:szCs w:val="22"/>
        </w:rPr>
        <w:t xml:space="preserve">.  </w:t>
      </w:r>
    </w:p>
    <w:p w14:paraId="6B68F6D5" w14:textId="77777777" w:rsidR="00FC243A" w:rsidRDefault="00FC243A">
      <w:pPr>
        <w:rPr>
          <w:rStyle w:val="A1"/>
          <w:rFonts w:ascii="Arial" w:hAnsi="Arial" w:cs="Arial"/>
          <w:sz w:val="22"/>
          <w:szCs w:val="22"/>
        </w:rPr>
      </w:pPr>
    </w:p>
    <w:p w14:paraId="39B26617" w14:textId="77777777" w:rsidR="00FC243A" w:rsidRPr="00C25DD4" w:rsidRDefault="00FC243A">
      <w:pPr>
        <w:rPr>
          <w:rStyle w:val="A1"/>
          <w:rFonts w:ascii="Arial" w:hAnsi="Arial" w:cs="Arial"/>
          <w:i/>
          <w:iCs/>
          <w:sz w:val="22"/>
          <w:szCs w:val="22"/>
        </w:rPr>
      </w:pPr>
      <w:r w:rsidRPr="00C25DD4">
        <w:rPr>
          <w:rStyle w:val="A1"/>
          <w:rFonts w:ascii="Arial" w:hAnsi="Arial" w:cs="Arial"/>
          <w:i/>
          <w:iCs/>
          <w:sz w:val="22"/>
          <w:szCs w:val="22"/>
        </w:rPr>
        <w:t>Large nodules</w:t>
      </w:r>
    </w:p>
    <w:p w14:paraId="189D6EA3" w14:textId="1C06C398" w:rsidR="00FC243A" w:rsidRDefault="00FC243A" w:rsidP="00C25DD4">
      <w:pPr>
        <w:ind w:firstLine="360"/>
        <w:rPr>
          <w:rStyle w:val="A1"/>
          <w:rFonts w:ascii="Arial" w:hAnsi="Arial" w:cs="Arial"/>
          <w:sz w:val="22"/>
          <w:szCs w:val="22"/>
        </w:rPr>
      </w:pPr>
      <w:r>
        <w:rPr>
          <w:rStyle w:val="A1"/>
          <w:rFonts w:ascii="Arial" w:hAnsi="Arial" w:cs="Arial"/>
          <w:sz w:val="22"/>
          <w:szCs w:val="22"/>
        </w:rPr>
        <w:t xml:space="preserve">Nodules &gt; 1 cm in diameter was </w:t>
      </w:r>
      <w:r w:rsidR="00AF053C">
        <w:rPr>
          <w:rStyle w:val="A1"/>
          <w:rFonts w:ascii="Arial" w:hAnsi="Arial" w:cs="Arial"/>
          <w:sz w:val="22"/>
          <w:szCs w:val="22"/>
        </w:rPr>
        <w:t xml:space="preserve">also relatively </w:t>
      </w:r>
      <w:r>
        <w:rPr>
          <w:rStyle w:val="A1"/>
          <w:rFonts w:ascii="Arial" w:hAnsi="Arial" w:cs="Arial"/>
          <w:sz w:val="22"/>
          <w:szCs w:val="22"/>
        </w:rPr>
        <w:t>uncommon</w:t>
      </w:r>
      <w:r w:rsidR="00AF053C">
        <w:rPr>
          <w:rStyle w:val="A1"/>
          <w:rFonts w:ascii="Arial" w:hAnsi="Arial" w:cs="Arial"/>
          <w:sz w:val="22"/>
          <w:szCs w:val="22"/>
        </w:rPr>
        <w:t xml:space="preserve">, accounting for a total of </w:t>
      </w:r>
      <w:del w:id="56" w:author="Edward Bosko" w:date="2025-12-17T12:41:00Z" w16du:dateUtc="2025-12-17T19:41:00Z">
        <w:r w:rsidR="00AF053C" w:rsidRPr="00084D06" w:rsidDel="00DE0759">
          <w:rPr>
            <w:rStyle w:val="A1"/>
            <w:rFonts w:ascii="Arial" w:hAnsi="Arial" w:cs="Arial"/>
            <w:sz w:val="22"/>
            <w:szCs w:val="22"/>
            <w:highlight w:val="cyan"/>
          </w:rPr>
          <w:delText>??</w:delText>
        </w:r>
        <w:r w:rsidR="00AF053C" w:rsidDel="00DE0759">
          <w:rPr>
            <w:rStyle w:val="A1"/>
            <w:rFonts w:ascii="Arial" w:hAnsi="Arial" w:cs="Arial"/>
            <w:sz w:val="22"/>
            <w:szCs w:val="22"/>
          </w:rPr>
          <w:delText xml:space="preserve"> </w:delText>
        </w:r>
      </w:del>
      <w:ins w:id="57" w:author="Edward Bosko" w:date="2025-12-17T12:41:00Z" w16du:dateUtc="2025-12-17T19:41:00Z">
        <w:r w:rsidR="00DE0759">
          <w:rPr>
            <w:rStyle w:val="A1"/>
            <w:rFonts w:ascii="Arial" w:hAnsi="Arial" w:cs="Arial"/>
            <w:sz w:val="22"/>
            <w:szCs w:val="22"/>
          </w:rPr>
          <w:t xml:space="preserve">197 </w:t>
        </w:r>
      </w:ins>
      <w:r w:rsidR="00AF053C">
        <w:rPr>
          <w:rStyle w:val="A1"/>
          <w:rFonts w:ascii="Arial" w:hAnsi="Arial" w:cs="Arial"/>
          <w:sz w:val="22"/>
          <w:szCs w:val="22"/>
        </w:rPr>
        <w:t>counts among the 160 patients.  The three lobes with the most nodules are the RLL, RUL, and LLL compared to the other lobes (</w:t>
      </w:r>
      <w:r w:rsidR="00AF053C" w:rsidRPr="00DD133C">
        <w:rPr>
          <w:rStyle w:val="A1"/>
          <w:rFonts w:ascii="Arial" w:hAnsi="Arial" w:cs="Arial"/>
          <w:sz w:val="22"/>
          <w:szCs w:val="22"/>
          <w:highlight w:val="cyan"/>
        </w:rPr>
        <w:t xml:space="preserve">OR </w:t>
      </w:r>
      <w:del w:id="58" w:author="Edward Bosko" w:date="2025-12-19T16:16:00Z" w16du:dateUtc="2025-12-19T23:16:00Z">
        <w:r w:rsidR="00AF053C" w:rsidRPr="00DD133C" w:rsidDel="00AF22B1">
          <w:rPr>
            <w:rStyle w:val="A1"/>
            <w:rFonts w:ascii="Arial" w:hAnsi="Arial" w:cs="Arial"/>
            <w:sz w:val="22"/>
            <w:szCs w:val="22"/>
            <w:highlight w:val="cyan"/>
          </w:rPr>
          <w:delText>3.25-4.71</w:delText>
        </w:r>
      </w:del>
      <w:ins w:id="59" w:author="Edward Bosko" w:date="2025-12-19T16:16:00Z" w16du:dateUtc="2025-12-19T23:16:00Z">
        <w:r w:rsidR="00AF22B1">
          <w:rPr>
            <w:rStyle w:val="A1"/>
            <w:rFonts w:ascii="Arial" w:hAnsi="Arial" w:cs="Arial"/>
            <w:sz w:val="22"/>
            <w:szCs w:val="22"/>
          </w:rPr>
          <w:t xml:space="preserve"> 3.14-</w:t>
        </w:r>
        <w:r w:rsidR="000B7609">
          <w:rPr>
            <w:rStyle w:val="A1"/>
            <w:rFonts w:ascii="Arial" w:hAnsi="Arial" w:cs="Arial"/>
            <w:sz w:val="22"/>
            <w:szCs w:val="22"/>
          </w:rPr>
          <w:t>5.43</w:t>
        </w:r>
      </w:ins>
      <w:r w:rsidR="00AF053C">
        <w:rPr>
          <w:rStyle w:val="A1"/>
          <w:rFonts w:ascii="Arial" w:hAnsi="Arial" w:cs="Arial"/>
          <w:sz w:val="22"/>
          <w:szCs w:val="22"/>
        </w:rPr>
        <w:t>)</w:t>
      </w:r>
      <w:r>
        <w:rPr>
          <w:rStyle w:val="A1"/>
          <w:rFonts w:ascii="Arial" w:hAnsi="Arial" w:cs="Arial"/>
          <w:sz w:val="22"/>
          <w:szCs w:val="22"/>
        </w:rPr>
        <w:t>.</w:t>
      </w:r>
    </w:p>
    <w:p w14:paraId="1BE48294" w14:textId="77777777" w:rsidR="00FC243A" w:rsidRDefault="00FC243A">
      <w:pPr>
        <w:rPr>
          <w:rStyle w:val="A1"/>
          <w:rFonts w:ascii="Arial" w:hAnsi="Arial" w:cs="Arial"/>
          <w:sz w:val="22"/>
          <w:szCs w:val="22"/>
        </w:rPr>
      </w:pPr>
    </w:p>
    <w:p w14:paraId="1F395386" w14:textId="77777777" w:rsidR="00FC243A" w:rsidRPr="00C25DD4" w:rsidRDefault="00FC243A">
      <w:pPr>
        <w:rPr>
          <w:rStyle w:val="A1"/>
          <w:rFonts w:ascii="Arial" w:hAnsi="Arial" w:cs="Arial"/>
          <w:i/>
          <w:iCs/>
          <w:sz w:val="22"/>
          <w:szCs w:val="22"/>
        </w:rPr>
      </w:pPr>
      <w:r w:rsidRPr="00C25DD4">
        <w:rPr>
          <w:rStyle w:val="A1"/>
          <w:rFonts w:ascii="Arial" w:hAnsi="Arial" w:cs="Arial"/>
          <w:i/>
          <w:iCs/>
          <w:sz w:val="22"/>
          <w:szCs w:val="22"/>
        </w:rPr>
        <w:t>Cavities</w:t>
      </w:r>
    </w:p>
    <w:p w14:paraId="455BF113" w14:textId="10DFE71F" w:rsidR="00A05282" w:rsidRDefault="00FC243A" w:rsidP="00C25DD4">
      <w:pPr>
        <w:ind w:firstLine="360"/>
        <w:rPr>
          <w:rStyle w:val="A1"/>
          <w:rFonts w:ascii="Arial" w:hAnsi="Arial" w:cs="Arial"/>
          <w:sz w:val="22"/>
          <w:szCs w:val="22"/>
        </w:rPr>
      </w:pPr>
      <w:commentRangeStart w:id="60"/>
      <w:commentRangeStart w:id="61"/>
      <w:r>
        <w:rPr>
          <w:rStyle w:val="A1"/>
          <w:rFonts w:ascii="Arial" w:hAnsi="Arial" w:cs="Arial"/>
          <w:sz w:val="22"/>
          <w:szCs w:val="22"/>
        </w:rPr>
        <w:t xml:space="preserve">Overall, </w:t>
      </w:r>
      <w:r w:rsidR="00BC722A">
        <w:rPr>
          <w:rStyle w:val="A1"/>
          <w:rFonts w:ascii="Arial" w:hAnsi="Arial" w:cs="Arial"/>
          <w:sz w:val="22"/>
          <w:szCs w:val="22"/>
        </w:rPr>
        <w:t xml:space="preserve">there were </w:t>
      </w:r>
      <w:del w:id="62" w:author="Edward Bosko" w:date="2025-12-18T15:36:00Z" w16du:dateUtc="2025-12-18T22:36:00Z">
        <w:r w:rsidR="001F6811" w:rsidRPr="004E5CEE" w:rsidDel="00CC1C05">
          <w:rPr>
            <w:rStyle w:val="A1"/>
            <w:rFonts w:ascii="Arial" w:hAnsi="Arial" w:cs="Arial"/>
            <w:sz w:val="22"/>
            <w:szCs w:val="22"/>
            <w:highlight w:val="cyan"/>
          </w:rPr>
          <w:delText xml:space="preserve">89 </w:delText>
        </w:r>
      </w:del>
      <w:ins w:id="63" w:author="Edward Bosko" w:date="2025-12-18T15:36:00Z" w16du:dateUtc="2025-12-18T22:36:00Z">
        <w:r w:rsidR="00CC1C05">
          <w:rPr>
            <w:rStyle w:val="A1"/>
            <w:rFonts w:ascii="Arial" w:hAnsi="Arial" w:cs="Arial"/>
            <w:sz w:val="22"/>
            <w:szCs w:val="22"/>
            <w:highlight w:val="cyan"/>
          </w:rPr>
          <w:t>97</w:t>
        </w:r>
        <w:r w:rsidR="00CC1C05" w:rsidRPr="004E5CEE">
          <w:rPr>
            <w:rStyle w:val="A1"/>
            <w:rFonts w:ascii="Arial" w:hAnsi="Arial" w:cs="Arial"/>
            <w:sz w:val="22"/>
            <w:szCs w:val="22"/>
            <w:highlight w:val="cyan"/>
          </w:rPr>
          <w:t xml:space="preserve"> </w:t>
        </w:r>
      </w:ins>
      <w:r w:rsidR="001F6811" w:rsidRPr="004E5CEE">
        <w:rPr>
          <w:rStyle w:val="A1"/>
          <w:rFonts w:ascii="Arial" w:hAnsi="Arial" w:cs="Arial"/>
          <w:sz w:val="22"/>
          <w:szCs w:val="22"/>
          <w:highlight w:val="cyan"/>
        </w:rPr>
        <w:t>cavities</w:t>
      </w:r>
      <w:r w:rsidR="001F6811">
        <w:rPr>
          <w:rStyle w:val="A1"/>
          <w:rFonts w:ascii="Arial" w:hAnsi="Arial" w:cs="Arial"/>
          <w:sz w:val="22"/>
          <w:szCs w:val="22"/>
        </w:rPr>
        <w:t xml:space="preserve"> among the </w:t>
      </w:r>
      <w:del w:id="64" w:author="Edward Bosko" w:date="2025-12-17T15:46:00Z" w16du:dateUtc="2025-12-17T22:46:00Z">
        <w:r w:rsidR="00BC722A" w:rsidRPr="004E5CEE" w:rsidDel="00966056">
          <w:rPr>
            <w:rStyle w:val="A1"/>
            <w:rFonts w:ascii="Arial" w:hAnsi="Arial" w:cs="Arial"/>
            <w:sz w:val="22"/>
            <w:szCs w:val="22"/>
            <w:highlight w:val="cyan"/>
          </w:rPr>
          <w:delText xml:space="preserve">49 </w:delText>
        </w:r>
      </w:del>
      <w:ins w:id="65" w:author="Edward Bosko" w:date="2025-12-17T15:46:00Z" w16du:dateUtc="2025-12-17T22:46:00Z">
        <w:r w:rsidR="00966056">
          <w:rPr>
            <w:rStyle w:val="A1"/>
            <w:rFonts w:ascii="Arial" w:hAnsi="Arial" w:cs="Arial"/>
            <w:sz w:val="22"/>
            <w:szCs w:val="22"/>
            <w:highlight w:val="cyan"/>
          </w:rPr>
          <w:t>48</w:t>
        </w:r>
        <w:r w:rsidR="00966056" w:rsidRPr="004E5CEE">
          <w:rPr>
            <w:rStyle w:val="A1"/>
            <w:rFonts w:ascii="Arial" w:hAnsi="Arial" w:cs="Arial"/>
            <w:sz w:val="22"/>
            <w:szCs w:val="22"/>
            <w:highlight w:val="cyan"/>
          </w:rPr>
          <w:t xml:space="preserve"> </w:t>
        </w:r>
      </w:ins>
      <w:r w:rsidR="00BC722A" w:rsidRPr="004E5CEE">
        <w:rPr>
          <w:rStyle w:val="A1"/>
          <w:rFonts w:ascii="Arial" w:hAnsi="Arial" w:cs="Arial"/>
          <w:sz w:val="22"/>
          <w:szCs w:val="22"/>
          <w:highlight w:val="cyan"/>
        </w:rPr>
        <w:t>patients</w:t>
      </w:r>
      <w:r w:rsidR="00BC722A">
        <w:rPr>
          <w:rStyle w:val="A1"/>
          <w:rFonts w:ascii="Arial" w:hAnsi="Arial" w:cs="Arial"/>
          <w:sz w:val="22"/>
          <w:szCs w:val="22"/>
        </w:rPr>
        <w:t xml:space="preserve"> with lung cavities due to NTM (</w:t>
      </w:r>
      <w:r w:rsidR="00BC722A" w:rsidRPr="004E5CEE">
        <w:rPr>
          <w:rStyle w:val="A1"/>
          <w:rFonts w:ascii="Arial" w:hAnsi="Arial" w:cs="Arial"/>
          <w:sz w:val="22"/>
          <w:szCs w:val="22"/>
          <w:highlight w:val="cyan"/>
        </w:rPr>
        <w:t>36</w:t>
      </w:r>
      <w:r w:rsidR="00BC722A">
        <w:rPr>
          <w:rStyle w:val="A1"/>
          <w:rFonts w:ascii="Arial" w:hAnsi="Arial" w:cs="Arial"/>
          <w:sz w:val="22"/>
          <w:szCs w:val="22"/>
        </w:rPr>
        <w:t xml:space="preserve"> </w:t>
      </w:r>
      <w:ins w:id="66" w:author="Edward Bosko" w:date="2025-12-18T15:35:00Z" w16du:dateUtc="2025-12-18T22:35:00Z">
        <w:r w:rsidR="005A5736">
          <w:rPr>
            <w:rStyle w:val="A1"/>
            <w:rFonts w:ascii="Arial" w:hAnsi="Arial" w:cs="Arial"/>
            <w:sz w:val="22"/>
            <w:szCs w:val="22"/>
          </w:rPr>
          <w:t xml:space="preserve">still 36 </w:t>
        </w:r>
      </w:ins>
      <w:r w:rsidR="00BC722A">
        <w:rPr>
          <w:rStyle w:val="A1"/>
          <w:rFonts w:ascii="Arial" w:hAnsi="Arial" w:cs="Arial"/>
          <w:sz w:val="22"/>
          <w:szCs w:val="22"/>
        </w:rPr>
        <w:t xml:space="preserve">patients with nodular-bronchiectasis phenotype and </w:t>
      </w:r>
      <w:del w:id="67" w:author="Edward Bosko" w:date="2025-12-17T15:46:00Z" w16du:dateUtc="2025-12-17T22:46:00Z">
        <w:r w:rsidR="00BC722A" w:rsidRPr="004E5CEE" w:rsidDel="00966056">
          <w:rPr>
            <w:rStyle w:val="A1"/>
            <w:rFonts w:ascii="Arial" w:hAnsi="Arial" w:cs="Arial"/>
            <w:sz w:val="22"/>
            <w:szCs w:val="22"/>
            <w:highlight w:val="cyan"/>
          </w:rPr>
          <w:delText>13</w:delText>
        </w:r>
        <w:r w:rsidR="00BC722A" w:rsidDel="00966056">
          <w:rPr>
            <w:rStyle w:val="A1"/>
            <w:rFonts w:ascii="Arial" w:hAnsi="Arial" w:cs="Arial"/>
            <w:sz w:val="22"/>
            <w:szCs w:val="22"/>
          </w:rPr>
          <w:delText xml:space="preserve"> </w:delText>
        </w:r>
      </w:del>
      <w:ins w:id="68" w:author="Edward Bosko" w:date="2025-12-17T15:46:00Z" w16du:dateUtc="2025-12-17T22:46:00Z">
        <w:r w:rsidR="00966056">
          <w:rPr>
            <w:rStyle w:val="A1"/>
            <w:rFonts w:ascii="Arial" w:hAnsi="Arial" w:cs="Arial"/>
            <w:sz w:val="22"/>
            <w:szCs w:val="22"/>
          </w:rPr>
          <w:t xml:space="preserve">12 </w:t>
        </w:r>
      </w:ins>
      <w:r w:rsidR="00BC722A">
        <w:rPr>
          <w:rStyle w:val="A1"/>
          <w:rFonts w:ascii="Arial" w:hAnsi="Arial" w:cs="Arial"/>
          <w:sz w:val="22"/>
          <w:szCs w:val="22"/>
        </w:rPr>
        <w:t>patients with fibrocavitary phenotype)</w:t>
      </w:r>
      <w:r w:rsidR="001F6811">
        <w:rPr>
          <w:rStyle w:val="A1"/>
          <w:rFonts w:ascii="Arial" w:hAnsi="Arial" w:cs="Arial"/>
          <w:sz w:val="22"/>
          <w:szCs w:val="22"/>
        </w:rPr>
        <w:t xml:space="preserve"> (</w:t>
      </w:r>
      <w:r w:rsidR="001F6811" w:rsidRPr="001F6811">
        <w:rPr>
          <w:rStyle w:val="A1"/>
          <w:rFonts w:ascii="Arial" w:hAnsi="Arial" w:cs="Arial"/>
          <w:b/>
          <w:bCs/>
          <w:sz w:val="22"/>
          <w:szCs w:val="22"/>
        </w:rPr>
        <w:t xml:space="preserve">Table </w:t>
      </w:r>
      <w:r w:rsidR="00B30387">
        <w:rPr>
          <w:rStyle w:val="A1"/>
          <w:rFonts w:ascii="Arial" w:hAnsi="Arial" w:cs="Arial"/>
          <w:b/>
          <w:bCs/>
          <w:sz w:val="22"/>
          <w:szCs w:val="22"/>
        </w:rPr>
        <w:t>2</w:t>
      </w:r>
      <w:r w:rsidR="001F6811">
        <w:rPr>
          <w:rStyle w:val="A1"/>
          <w:rFonts w:ascii="Arial" w:hAnsi="Arial" w:cs="Arial"/>
          <w:sz w:val="22"/>
          <w:szCs w:val="22"/>
        </w:rPr>
        <w:t>)</w:t>
      </w:r>
      <w:r w:rsidR="00BC722A">
        <w:rPr>
          <w:rStyle w:val="A1"/>
          <w:rFonts w:ascii="Arial" w:hAnsi="Arial" w:cs="Arial"/>
          <w:sz w:val="22"/>
          <w:szCs w:val="22"/>
        </w:rPr>
        <w:t xml:space="preserve">.  </w:t>
      </w:r>
      <w:r w:rsidR="00FB0FB8">
        <w:rPr>
          <w:rStyle w:val="A1"/>
          <w:rFonts w:ascii="Arial" w:hAnsi="Arial" w:cs="Arial"/>
          <w:sz w:val="22"/>
          <w:szCs w:val="22"/>
        </w:rPr>
        <w:t xml:space="preserve">Among the </w:t>
      </w:r>
      <w:r w:rsidR="00FB0FB8" w:rsidRPr="004E5CEE">
        <w:rPr>
          <w:rStyle w:val="A1"/>
          <w:rFonts w:ascii="Arial" w:hAnsi="Arial" w:cs="Arial"/>
          <w:sz w:val="22"/>
          <w:szCs w:val="22"/>
          <w:highlight w:val="cyan"/>
        </w:rPr>
        <w:t>36</w:t>
      </w:r>
      <w:ins w:id="69" w:author="Edward Bosko" w:date="2025-12-18T15:35:00Z" w16du:dateUtc="2025-12-18T22:35:00Z">
        <w:r w:rsidR="005A5736">
          <w:rPr>
            <w:rStyle w:val="A1"/>
            <w:rFonts w:ascii="Arial" w:hAnsi="Arial" w:cs="Arial"/>
            <w:sz w:val="22"/>
            <w:szCs w:val="22"/>
          </w:rPr>
          <w:t xml:space="preserve"> still 36 </w:t>
        </w:r>
      </w:ins>
      <w:r w:rsidR="00FB0FB8">
        <w:rPr>
          <w:rStyle w:val="A1"/>
          <w:rFonts w:ascii="Arial" w:hAnsi="Arial" w:cs="Arial"/>
          <w:sz w:val="22"/>
          <w:szCs w:val="22"/>
        </w:rPr>
        <w:t xml:space="preserve"> patients with nodular-bronchiectasis phenotype, there were a total of </w:t>
      </w:r>
      <w:del w:id="70" w:author="Edward Bosko" w:date="2025-12-18T15:30:00Z" w16du:dateUtc="2025-12-18T22:30:00Z">
        <w:r w:rsidR="00FB0FB8" w:rsidRPr="004E5CEE" w:rsidDel="004023F9">
          <w:rPr>
            <w:rStyle w:val="A1"/>
            <w:rFonts w:ascii="Arial" w:hAnsi="Arial" w:cs="Arial"/>
            <w:sz w:val="22"/>
            <w:szCs w:val="22"/>
            <w:highlight w:val="cyan"/>
          </w:rPr>
          <w:delText>63</w:delText>
        </w:r>
        <w:r w:rsidR="00FB0FB8" w:rsidDel="004023F9">
          <w:rPr>
            <w:rStyle w:val="A1"/>
            <w:rFonts w:ascii="Arial" w:hAnsi="Arial" w:cs="Arial"/>
            <w:sz w:val="22"/>
            <w:szCs w:val="22"/>
          </w:rPr>
          <w:delText xml:space="preserve"> </w:delText>
        </w:r>
      </w:del>
      <w:ins w:id="71" w:author="Edward Bosko" w:date="2025-12-18T15:30:00Z" w16du:dateUtc="2025-12-18T22:30:00Z">
        <w:r w:rsidR="004023F9">
          <w:rPr>
            <w:rStyle w:val="A1"/>
            <w:rFonts w:ascii="Arial" w:hAnsi="Arial" w:cs="Arial"/>
            <w:sz w:val="22"/>
            <w:szCs w:val="22"/>
          </w:rPr>
          <w:t xml:space="preserve">71 </w:t>
        </w:r>
      </w:ins>
      <w:r w:rsidR="00FB0FB8">
        <w:rPr>
          <w:rStyle w:val="A1"/>
          <w:rFonts w:ascii="Arial" w:hAnsi="Arial" w:cs="Arial"/>
          <w:sz w:val="22"/>
          <w:szCs w:val="22"/>
        </w:rPr>
        <w:t>cavities (</w:t>
      </w:r>
      <w:del w:id="72" w:author="Edward Bosko" w:date="2025-12-18T15:30:00Z" w16du:dateUtc="2025-12-18T22:30:00Z">
        <w:r w:rsidR="00FB0FB8" w:rsidRPr="004E5CEE" w:rsidDel="001E4053">
          <w:rPr>
            <w:rStyle w:val="A1"/>
            <w:rFonts w:ascii="Arial" w:hAnsi="Arial" w:cs="Arial"/>
            <w:sz w:val="22"/>
            <w:szCs w:val="22"/>
            <w:highlight w:val="cyan"/>
          </w:rPr>
          <w:delText>44</w:delText>
        </w:r>
        <w:r w:rsidR="00FB0FB8" w:rsidDel="001E4053">
          <w:rPr>
            <w:rStyle w:val="A1"/>
            <w:rFonts w:ascii="Arial" w:hAnsi="Arial" w:cs="Arial"/>
            <w:sz w:val="22"/>
            <w:szCs w:val="22"/>
          </w:rPr>
          <w:delText xml:space="preserve"> </w:delText>
        </w:r>
      </w:del>
      <w:ins w:id="73" w:author="Edward Bosko" w:date="2025-12-18T15:30:00Z" w16du:dateUtc="2025-12-18T22:30:00Z">
        <w:r w:rsidR="001E4053">
          <w:rPr>
            <w:rStyle w:val="A1"/>
            <w:rFonts w:ascii="Arial" w:hAnsi="Arial" w:cs="Arial"/>
            <w:sz w:val="22"/>
            <w:szCs w:val="22"/>
          </w:rPr>
          <w:t xml:space="preserve">50 </w:t>
        </w:r>
      </w:ins>
      <w:r w:rsidR="00FB0FB8">
        <w:rPr>
          <w:rStyle w:val="A1"/>
          <w:rFonts w:ascii="Arial" w:hAnsi="Arial" w:cs="Arial"/>
          <w:sz w:val="22"/>
          <w:szCs w:val="22"/>
        </w:rPr>
        <w:t xml:space="preserve">thick-walled and </w:t>
      </w:r>
      <w:del w:id="74" w:author="Edward Bosko" w:date="2025-12-18T15:30:00Z" w16du:dateUtc="2025-12-18T22:30:00Z">
        <w:r w:rsidR="00FB0FB8" w:rsidRPr="004E5CEE" w:rsidDel="004023F9">
          <w:rPr>
            <w:rStyle w:val="A1"/>
            <w:rFonts w:ascii="Arial" w:hAnsi="Arial" w:cs="Arial"/>
            <w:sz w:val="22"/>
            <w:szCs w:val="22"/>
            <w:highlight w:val="cyan"/>
          </w:rPr>
          <w:delText>19</w:delText>
        </w:r>
        <w:r w:rsidR="00FB0FB8" w:rsidDel="004023F9">
          <w:rPr>
            <w:rStyle w:val="A1"/>
            <w:rFonts w:ascii="Arial" w:hAnsi="Arial" w:cs="Arial"/>
            <w:sz w:val="22"/>
            <w:szCs w:val="22"/>
          </w:rPr>
          <w:delText xml:space="preserve"> </w:delText>
        </w:r>
      </w:del>
      <w:ins w:id="75" w:author="Edward Bosko" w:date="2025-12-18T15:30:00Z" w16du:dateUtc="2025-12-18T22:30:00Z">
        <w:r w:rsidR="004023F9">
          <w:rPr>
            <w:rStyle w:val="A1"/>
            <w:rFonts w:ascii="Arial" w:hAnsi="Arial" w:cs="Arial"/>
            <w:sz w:val="22"/>
            <w:szCs w:val="22"/>
          </w:rPr>
          <w:t xml:space="preserve">21 </w:t>
        </w:r>
      </w:ins>
      <w:r w:rsidR="00FB0FB8">
        <w:rPr>
          <w:rStyle w:val="A1"/>
          <w:rFonts w:ascii="Arial" w:hAnsi="Arial" w:cs="Arial"/>
          <w:sz w:val="22"/>
          <w:szCs w:val="22"/>
        </w:rPr>
        <w:t>thin-walled)</w:t>
      </w:r>
      <w:r w:rsidR="009319C0">
        <w:rPr>
          <w:rStyle w:val="A1"/>
          <w:rFonts w:ascii="Arial" w:hAnsi="Arial" w:cs="Arial"/>
          <w:sz w:val="22"/>
          <w:szCs w:val="22"/>
        </w:rPr>
        <w:t>, most commonly in the RUL and RLL (</w:t>
      </w:r>
      <w:r w:rsidR="009319C0" w:rsidRPr="00607E26">
        <w:rPr>
          <w:rStyle w:val="A1"/>
          <w:rFonts w:ascii="Arial" w:hAnsi="Arial" w:cs="Arial"/>
          <w:b/>
          <w:bCs/>
          <w:sz w:val="22"/>
          <w:szCs w:val="22"/>
        </w:rPr>
        <w:t>Table 3</w:t>
      </w:r>
      <w:r w:rsidR="009319C0">
        <w:rPr>
          <w:rStyle w:val="A1"/>
          <w:rFonts w:ascii="Arial" w:hAnsi="Arial" w:cs="Arial"/>
          <w:sz w:val="22"/>
          <w:szCs w:val="22"/>
        </w:rPr>
        <w:t xml:space="preserve">).  </w:t>
      </w:r>
      <w:r w:rsidR="001F6811">
        <w:rPr>
          <w:rStyle w:val="A1"/>
          <w:rFonts w:ascii="Arial" w:hAnsi="Arial" w:cs="Arial"/>
          <w:sz w:val="22"/>
          <w:szCs w:val="22"/>
        </w:rPr>
        <w:t xml:space="preserve">Among the </w:t>
      </w:r>
      <w:del w:id="76" w:author="Edward Bosko" w:date="2025-12-17T15:48:00Z" w16du:dateUtc="2025-12-17T22:48:00Z">
        <w:r w:rsidR="001F6811" w:rsidRPr="004E5CEE" w:rsidDel="00700A09">
          <w:rPr>
            <w:rStyle w:val="A1"/>
            <w:rFonts w:ascii="Arial" w:hAnsi="Arial" w:cs="Arial"/>
            <w:sz w:val="22"/>
            <w:szCs w:val="22"/>
            <w:highlight w:val="cyan"/>
          </w:rPr>
          <w:delText>13</w:delText>
        </w:r>
        <w:r w:rsidR="001F6811" w:rsidDel="00700A09">
          <w:rPr>
            <w:rStyle w:val="A1"/>
            <w:rFonts w:ascii="Arial" w:hAnsi="Arial" w:cs="Arial"/>
            <w:sz w:val="22"/>
            <w:szCs w:val="22"/>
          </w:rPr>
          <w:delText xml:space="preserve"> </w:delText>
        </w:r>
      </w:del>
      <w:ins w:id="77" w:author="Edward Bosko" w:date="2025-12-17T15:48:00Z" w16du:dateUtc="2025-12-17T22:48:00Z">
        <w:r w:rsidR="00700A09">
          <w:rPr>
            <w:rStyle w:val="A1"/>
            <w:rFonts w:ascii="Arial" w:hAnsi="Arial" w:cs="Arial"/>
            <w:sz w:val="22"/>
            <w:szCs w:val="22"/>
          </w:rPr>
          <w:t xml:space="preserve">12 </w:t>
        </w:r>
      </w:ins>
      <w:r w:rsidR="001F6811">
        <w:rPr>
          <w:rStyle w:val="A1"/>
          <w:rFonts w:ascii="Arial" w:hAnsi="Arial" w:cs="Arial"/>
          <w:sz w:val="22"/>
          <w:szCs w:val="22"/>
        </w:rPr>
        <w:t>patients with fibrocavitary phenotype</w:t>
      </w:r>
      <w:r w:rsidR="00FB0FB8">
        <w:rPr>
          <w:rStyle w:val="A1"/>
          <w:rFonts w:ascii="Arial" w:hAnsi="Arial" w:cs="Arial"/>
          <w:sz w:val="22"/>
          <w:szCs w:val="22"/>
        </w:rPr>
        <w:t>,</w:t>
      </w:r>
      <w:r w:rsidR="001F6811">
        <w:rPr>
          <w:rStyle w:val="A1"/>
          <w:rFonts w:ascii="Arial" w:hAnsi="Arial" w:cs="Arial"/>
          <w:sz w:val="22"/>
          <w:szCs w:val="22"/>
        </w:rPr>
        <w:t xml:space="preserve"> there were a total of </w:t>
      </w:r>
      <w:r w:rsidR="001F6811" w:rsidRPr="004E5CEE">
        <w:rPr>
          <w:rStyle w:val="A1"/>
          <w:rFonts w:ascii="Arial" w:hAnsi="Arial" w:cs="Arial"/>
          <w:sz w:val="22"/>
          <w:szCs w:val="22"/>
          <w:highlight w:val="cyan"/>
        </w:rPr>
        <w:t>26</w:t>
      </w:r>
      <w:r w:rsidR="001F6811">
        <w:rPr>
          <w:rStyle w:val="A1"/>
          <w:rFonts w:ascii="Arial" w:hAnsi="Arial" w:cs="Arial"/>
          <w:sz w:val="22"/>
          <w:szCs w:val="22"/>
        </w:rPr>
        <w:t xml:space="preserve"> </w:t>
      </w:r>
      <w:ins w:id="78" w:author="Edward Bosko" w:date="2025-12-18T15:35:00Z" w16du:dateUtc="2025-12-18T22:35:00Z">
        <w:r w:rsidR="005A5736">
          <w:rPr>
            <w:rStyle w:val="A1"/>
            <w:rFonts w:ascii="Arial" w:hAnsi="Arial" w:cs="Arial"/>
            <w:sz w:val="22"/>
            <w:szCs w:val="22"/>
          </w:rPr>
          <w:t>stil</w:t>
        </w:r>
        <w:r w:rsidR="001C4969">
          <w:rPr>
            <w:rStyle w:val="A1"/>
            <w:rFonts w:ascii="Arial" w:hAnsi="Arial" w:cs="Arial"/>
            <w:sz w:val="22"/>
            <w:szCs w:val="22"/>
          </w:rPr>
          <w:t>l 26</w:t>
        </w:r>
      </w:ins>
      <w:r w:rsidR="001F6811">
        <w:rPr>
          <w:rStyle w:val="A1"/>
          <w:rFonts w:ascii="Arial" w:hAnsi="Arial" w:cs="Arial"/>
          <w:sz w:val="22"/>
          <w:szCs w:val="22"/>
        </w:rPr>
        <w:t>cavities (</w:t>
      </w:r>
      <w:r w:rsidR="001F6811" w:rsidRPr="004E5CEE">
        <w:rPr>
          <w:rStyle w:val="A1"/>
          <w:rFonts w:ascii="Arial" w:hAnsi="Arial" w:cs="Arial"/>
          <w:sz w:val="22"/>
          <w:szCs w:val="22"/>
          <w:highlight w:val="cyan"/>
        </w:rPr>
        <w:t>20.5</w:t>
      </w:r>
      <w:r w:rsidR="001F6811">
        <w:rPr>
          <w:rStyle w:val="A1"/>
          <w:rFonts w:ascii="Arial" w:hAnsi="Arial" w:cs="Arial"/>
          <w:sz w:val="22"/>
          <w:szCs w:val="22"/>
        </w:rPr>
        <w:t xml:space="preserve"> </w:t>
      </w:r>
      <w:ins w:id="79" w:author="Edward Bosko" w:date="2025-12-18T15:32:00Z" w16du:dateUtc="2025-12-18T22:32:00Z">
        <w:r w:rsidR="00ED1F6A">
          <w:rPr>
            <w:rStyle w:val="A1"/>
            <w:rFonts w:ascii="Arial" w:hAnsi="Arial" w:cs="Arial"/>
            <w:sz w:val="22"/>
            <w:szCs w:val="22"/>
          </w:rPr>
          <w:t>still 20.5</w:t>
        </w:r>
      </w:ins>
      <w:ins w:id="80" w:author="Edward Bosko" w:date="2025-12-18T15:31:00Z" w16du:dateUtc="2025-12-18T22:31:00Z">
        <w:r w:rsidR="00E153F2">
          <w:rPr>
            <w:rStyle w:val="A1"/>
            <w:rFonts w:ascii="Arial" w:hAnsi="Arial" w:cs="Arial"/>
            <w:sz w:val="22"/>
            <w:szCs w:val="22"/>
          </w:rPr>
          <w:t xml:space="preserve"> </w:t>
        </w:r>
      </w:ins>
      <w:r w:rsidR="001F6811">
        <w:rPr>
          <w:rStyle w:val="A1"/>
          <w:rFonts w:ascii="Arial" w:hAnsi="Arial" w:cs="Arial"/>
          <w:sz w:val="22"/>
          <w:szCs w:val="22"/>
        </w:rPr>
        <w:t xml:space="preserve">thick-walled and </w:t>
      </w:r>
      <w:r w:rsidR="001F6811" w:rsidRPr="004E5CEE">
        <w:rPr>
          <w:rStyle w:val="A1"/>
          <w:rFonts w:ascii="Arial" w:hAnsi="Arial" w:cs="Arial"/>
          <w:sz w:val="22"/>
          <w:szCs w:val="22"/>
          <w:highlight w:val="cyan"/>
        </w:rPr>
        <w:t>5.5</w:t>
      </w:r>
      <w:ins w:id="81" w:author="Edward Bosko" w:date="2025-12-18T15:31:00Z" w16du:dateUtc="2025-12-18T22:31:00Z">
        <w:r w:rsidR="00E153F2">
          <w:rPr>
            <w:rStyle w:val="A1"/>
            <w:rFonts w:ascii="Arial" w:hAnsi="Arial" w:cs="Arial"/>
            <w:sz w:val="22"/>
            <w:szCs w:val="22"/>
          </w:rPr>
          <w:t xml:space="preserve"> </w:t>
        </w:r>
      </w:ins>
      <w:ins w:id="82" w:author="Edward Bosko" w:date="2025-12-18T15:32:00Z" w16du:dateUtc="2025-12-18T22:32:00Z">
        <w:r w:rsidR="00ED1F6A">
          <w:rPr>
            <w:rStyle w:val="A1"/>
            <w:rFonts w:ascii="Arial" w:hAnsi="Arial" w:cs="Arial"/>
            <w:sz w:val="22"/>
            <w:szCs w:val="22"/>
          </w:rPr>
          <w:t>still 5.5</w:t>
        </w:r>
      </w:ins>
      <w:del w:id="83" w:author="Edward Bosko" w:date="2025-12-18T15:31:00Z" w16du:dateUtc="2025-12-18T22:31:00Z">
        <w:r w:rsidR="001F6811" w:rsidDel="00ED1F6A">
          <w:rPr>
            <w:rStyle w:val="A1"/>
            <w:rFonts w:ascii="Arial" w:hAnsi="Arial" w:cs="Arial"/>
            <w:sz w:val="22"/>
            <w:szCs w:val="22"/>
          </w:rPr>
          <w:delText xml:space="preserve"> </w:delText>
        </w:r>
      </w:del>
      <w:r w:rsidR="001F6811">
        <w:rPr>
          <w:rStyle w:val="A1"/>
          <w:rFonts w:ascii="Arial" w:hAnsi="Arial" w:cs="Arial"/>
          <w:sz w:val="22"/>
          <w:szCs w:val="22"/>
        </w:rPr>
        <w:t>thin-walled)</w:t>
      </w:r>
      <w:r w:rsidR="009319C0">
        <w:rPr>
          <w:rStyle w:val="A1"/>
          <w:rFonts w:ascii="Arial" w:hAnsi="Arial" w:cs="Arial"/>
          <w:sz w:val="22"/>
          <w:szCs w:val="22"/>
        </w:rPr>
        <w:t xml:space="preserve">, most commonly in the </w:t>
      </w:r>
      <w:r w:rsidR="00607E26">
        <w:rPr>
          <w:rStyle w:val="A1"/>
          <w:rFonts w:ascii="Arial" w:hAnsi="Arial" w:cs="Arial"/>
          <w:sz w:val="22"/>
          <w:szCs w:val="22"/>
        </w:rPr>
        <w:t xml:space="preserve">RUL and </w:t>
      </w:r>
      <w:r w:rsidR="009319C0" w:rsidRPr="00A05282">
        <w:rPr>
          <w:rFonts w:ascii="Arial" w:hAnsi="Arial" w:cs="Arial"/>
          <w:sz w:val="22"/>
          <w:szCs w:val="22"/>
        </w:rPr>
        <w:t>L</w:t>
      </w:r>
      <w:r w:rsidR="009319C0">
        <w:rPr>
          <w:rFonts w:ascii="Arial" w:hAnsi="Arial" w:cs="Arial"/>
          <w:sz w:val="22"/>
          <w:szCs w:val="22"/>
        </w:rPr>
        <w:t>UL–ling</w:t>
      </w:r>
      <w:r w:rsidR="00607E26">
        <w:rPr>
          <w:rStyle w:val="A1"/>
          <w:rFonts w:ascii="Arial" w:hAnsi="Arial" w:cs="Arial"/>
          <w:sz w:val="22"/>
          <w:szCs w:val="22"/>
        </w:rPr>
        <w:t xml:space="preserve"> (</w:t>
      </w:r>
      <w:r w:rsidR="00607E26" w:rsidRPr="00607E26">
        <w:rPr>
          <w:rStyle w:val="A1"/>
          <w:rFonts w:ascii="Arial" w:hAnsi="Arial" w:cs="Arial"/>
          <w:b/>
          <w:bCs/>
          <w:sz w:val="22"/>
          <w:szCs w:val="22"/>
        </w:rPr>
        <w:t xml:space="preserve">Table </w:t>
      </w:r>
      <w:r w:rsidR="00B30387">
        <w:rPr>
          <w:rStyle w:val="A1"/>
          <w:rFonts w:ascii="Arial" w:hAnsi="Arial" w:cs="Arial"/>
          <w:b/>
          <w:bCs/>
          <w:sz w:val="22"/>
          <w:szCs w:val="22"/>
        </w:rPr>
        <w:t>2</w:t>
      </w:r>
      <w:r w:rsidR="00607E26">
        <w:rPr>
          <w:rStyle w:val="A1"/>
          <w:rFonts w:ascii="Arial" w:hAnsi="Arial" w:cs="Arial"/>
          <w:sz w:val="22"/>
          <w:szCs w:val="22"/>
        </w:rPr>
        <w:t>).</w:t>
      </w:r>
      <w:commentRangeEnd w:id="60"/>
      <w:r w:rsidR="00D83EF2">
        <w:rPr>
          <w:rStyle w:val="CommentReference"/>
        </w:rPr>
        <w:commentReference w:id="60"/>
      </w:r>
      <w:commentRangeEnd w:id="61"/>
      <w:r w:rsidR="0082208C">
        <w:rPr>
          <w:rStyle w:val="CommentReference"/>
        </w:rPr>
        <w:commentReference w:id="61"/>
      </w:r>
    </w:p>
    <w:p w14:paraId="67ACA498" w14:textId="77777777" w:rsidR="003A2B84" w:rsidRDefault="003A2B84" w:rsidP="00C25DD4">
      <w:pPr>
        <w:ind w:firstLine="360"/>
        <w:rPr>
          <w:rStyle w:val="A1"/>
          <w:rFonts w:ascii="Arial" w:hAnsi="Arial" w:cs="Arial"/>
          <w:sz w:val="22"/>
          <w:szCs w:val="22"/>
        </w:rPr>
      </w:pPr>
    </w:p>
    <w:p w14:paraId="7BCEAC5B" w14:textId="6E9DC9FF" w:rsidR="003A2B84" w:rsidRDefault="003A2B84" w:rsidP="00C25DD4">
      <w:pPr>
        <w:ind w:firstLine="360"/>
        <w:rPr>
          <w:rStyle w:val="A1"/>
          <w:rFonts w:ascii="Arial" w:hAnsi="Arial" w:cs="Arial"/>
          <w:sz w:val="22"/>
          <w:szCs w:val="22"/>
        </w:rPr>
      </w:pPr>
      <w:r>
        <w:rPr>
          <w:rStyle w:val="A1"/>
          <w:rFonts w:ascii="Arial" w:hAnsi="Arial" w:cs="Arial"/>
          <w:sz w:val="22"/>
          <w:szCs w:val="22"/>
        </w:rPr>
        <w:t>Since cavities associated with the nodular-bronchiectasis phenotype were most common in the RUL and RLL, we determined which segments were</w:t>
      </w:r>
      <w:r w:rsidR="0054263A">
        <w:rPr>
          <w:rStyle w:val="A1"/>
          <w:rFonts w:ascii="Arial" w:hAnsi="Arial" w:cs="Arial"/>
          <w:sz w:val="22"/>
          <w:szCs w:val="22"/>
        </w:rPr>
        <w:t xml:space="preserve"> most frequently involved by cavities in these two lobes.  </w:t>
      </w:r>
      <w:commentRangeStart w:id="84"/>
      <w:r w:rsidR="0054263A">
        <w:rPr>
          <w:rStyle w:val="A1"/>
          <w:rFonts w:ascii="Arial" w:hAnsi="Arial" w:cs="Arial"/>
          <w:sz w:val="22"/>
          <w:szCs w:val="22"/>
        </w:rPr>
        <w:t xml:space="preserve">For the RUL with </w:t>
      </w:r>
      <w:r w:rsidR="0054263A" w:rsidRPr="004E5CEE">
        <w:rPr>
          <w:rStyle w:val="A1"/>
          <w:rFonts w:ascii="Arial" w:hAnsi="Arial" w:cs="Arial"/>
          <w:sz w:val="22"/>
          <w:szCs w:val="22"/>
          <w:highlight w:val="cyan"/>
        </w:rPr>
        <w:t>21.5</w:t>
      </w:r>
      <w:r w:rsidR="0054263A">
        <w:rPr>
          <w:rStyle w:val="A1"/>
          <w:rFonts w:ascii="Arial" w:hAnsi="Arial" w:cs="Arial"/>
          <w:sz w:val="22"/>
          <w:szCs w:val="22"/>
        </w:rPr>
        <w:t xml:space="preserve"> cavities,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apical segment,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posterior segment, and </w:t>
      </w:r>
      <w:r w:rsidR="0054263A" w:rsidRPr="004E5CEE">
        <w:rPr>
          <w:rStyle w:val="A1"/>
          <w:rFonts w:ascii="Arial" w:hAnsi="Arial" w:cs="Arial"/>
          <w:sz w:val="22"/>
          <w:szCs w:val="22"/>
          <w:highlight w:val="cyan"/>
        </w:rPr>
        <w:t>??</w:t>
      </w:r>
      <w:r w:rsidR="0054263A">
        <w:rPr>
          <w:rStyle w:val="A1"/>
          <w:rFonts w:ascii="Arial" w:hAnsi="Arial" w:cs="Arial"/>
          <w:sz w:val="22"/>
          <w:szCs w:val="22"/>
        </w:rPr>
        <w:t xml:space="preserve"> involved the anterior segment.  For the </w:t>
      </w:r>
      <w:r w:rsidR="0054263A" w:rsidRPr="004E5CEE">
        <w:rPr>
          <w:rStyle w:val="A1"/>
          <w:rFonts w:ascii="Arial" w:hAnsi="Arial" w:cs="Arial"/>
          <w:sz w:val="22"/>
          <w:szCs w:val="22"/>
          <w:highlight w:val="cyan"/>
        </w:rPr>
        <w:t>19</w:t>
      </w:r>
      <w:r w:rsidR="0054263A">
        <w:rPr>
          <w:rStyle w:val="A1"/>
          <w:rFonts w:ascii="Arial" w:hAnsi="Arial" w:cs="Arial"/>
          <w:sz w:val="22"/>
          <w:szCs w:val="22"/>
        </w:rPr>
        <w:t xml:space="preserve"> cavities involving the RLL in the nodular bronchiectasis CT phenotype, </w:t>
      </w:r>
      <w:r w:rsidR="0054263A" w:rsidRPr="004E5CEE">
        <w:rPr>
          <w:rStyle w:val="A1"/>
          <w:rFonts w:ascii="Arial" w:hAnsi="Arial" w:cs="Arial"/>
          <w:sz w:val="22"/>
          <w:szCs w:val="22"/>
          <w:highlight w:val="cyan"/>
        </w:rPr>
        <w:t>16 (84%)</w:t>
      </w:r>
      <w:r w:rsidR="0054263A">
        <w:rPr>
          <w:rStyle w:val="A1"/>
          <w:rFonts w:ascii="Arial" w:hAnsi="Arial" w:cs="Arial"/>
          <w:sz w:val="22"/>
          <w:szCs w:val="22"/>
        </w:rPr>
        <w:t xml:space="preserve"> involved the superior segment of the RLL and </w:t>
      </w:r>
      <w:r w:rsidR="0054263A" w:rsidRPr="004E5CEE">
        <w:rPr>
          <w:rStyle w:val="A1"/>
          <w:rFonts w:ascii="Arial" w:hAnsi="Arial" w:cs="Arial"/>
          <w:sz w:val="22"/>
          <w:szCs w:val="22"/>
          <w:highlight w:val="cyan"/>
        </w:rPr>
        <w:t>three (16%)</w:t>
      </w:r>
      <w:r w:rsidR="0054263A">
        <w:rPr>
          <w:rStyle w:val="A1"/>
          <w:rFonts w:ascii="Arial" w:hAnsi="Arial" w:cs="Arial"/>
          <w:sz w:val="22"/>
          <w:szCs w:val="22"/>
        </w:rPr>
        <w:t xml:space="preserve"> affected the posterior basal segment.</w:t>
      </w:r>
      <w:commentRangeEnd w:id="84"/>
      <w:r w:rsidR="00D2122F">
        <w:rPr>
          <w:rStyle w:val="CommentReference"/>
        </w:rPr>
        <w:commentReference w:id="84"/>
      </w:r>
    </w:p>
    <w:p w14:paraId="335F0C45" w14:textId="77777777" w:rsidR="00C5095C" w:rsidRDefault="00C5095C" w:rsidP="00C25DD4">
      <w:pPr>
        <w:ind w:firstLine="360"/>
        <w:rPr>
          <w:rStyle w:val="A1"/>
          <w:rFonts w:ascii="Arial" w:hAnsi="Arial" w:cs="Arial"/>
          <w:sz w:val="22"/>
          <w:szCs w:val="22"/>
        </w:rPr>
      </w:pPr>
    </w:p>
    <w:p w14:paraId="7B2AECC7" w14:textId="65A478B2" w:rsidR="00A05282" w:rsidRPr="00C25DD4" w:rsidRDefault="00A05282" w:rsidP="00A05282">
      <w:pPr>
        <w:rPr>
          <w:rStyle w:val="A1"/>
          <w:rFonts w:ascii="Arial" w:hAnsi="Arial" w:cs="Arial"/>
          <w:b/>
          <w:bCs/>
          <w:sz w:val="22"/>
          <w:szCs w:val="22"/>
        </w:rPr>
      </w:pPr>
      <w:r w:rsidRPr="00C25DD4">
        <w:rPr>
          <w:rStyle w:val="A1"/>
          <w:rFonts w:ascii="Arial" w:hAnsi="Arial" w:cs="Arial"/>
          <w:b/>
          <w:bCs/>
          <w:sz w:val="22"/>
          <w:szCs w:val="22"/>
        </w:rPr>
        <w:t>Lobar distribution of the chest CT features</w:t>
      </w:r>
      <w:r>
        <w:rPr>
          <w:rStyle w:val="A1"/>
          <w:rFonts w:ascii="Arial" w:hAnsi="Arial" w:cs="Arial"/>
          <w:b/>
          <w:bCs/>
          <w:sz w:val="22"/>
          <w:szCs w:val="22"/>
        </w:rPr>
        <w:t xml:space="preserve"> stratified by MAC, M. abscessus, and other NTM</w:t>
      </w:r>
    </w:p>
    <w:p w14:paraId="4D7613B5" w14:textId="1C282A79" w:rsidR="00A05282" w:rsidRPr="00296BEC" w:rsidRDefault="00296BEC" w:rsidP="000E05BC">
      <w:pPr>
        <w:pStyle w:val="Default"/>
        <w:rPr>
          <w:rStyle w:val="A1"/>
          <w:rFonts w:ascii="Arial" w:hAnsi="Arial" w:cs="Arial"/>
          <w:sz w:val="22"/>
          <w:szCs w:val="22"/>
        </w:rPr>
      </w:pPr>
      <w:r w:rsidRPr="00296BEC">
        <w:rPr>
          <w:rStyle w:val="A1"/>
          <w:rFonts w:ascii="Arial" w:hAnsi="Arial" w:cs="Arial"/>
          <w:sz w:val="22"/>
          <w:szCs w:val="22"/>
          <w:highlight w:val="cyan"/>
        </w:rPr>
        <w:lastRenderedPageBreak/>
        <w:t>&lt;&lt;Edward, please add here&gt;&gt;</w:t>
      </w:r>
    </w:p>
    <w:p w14:paraId="01072122" w14:textId="77777777" w:rsidR="00D20E74" w:rsidRDefault="00D20E74">
      <w:pPr>
        <w:rPr>
          <w:rStyle w:val="A1"/>
          <w:rFonts w:ascii="Arial" w:hAnsi="Arial" w:cs="Arial"/>
          <w:b/>
          <w:bCs/>
          <w:sz w:val="22"/>
          <w:szCs w:val="22"/>
        </w:rPr>
      </w:pPr>
    </w:p>
    <w:p w14:paraId="48226303" w14:textId="77777777" w:rsidR="00D20E74" w:rsidRDefault="00D20E74">
      <w:pPr>
        <w:rPr>
          <w:rStyle w:val="A1"/>
          <w:rFonts w:ascii="Arial" w:hAnsi="Arial" w:cs="Arial"/>
          <w:b/>
          <w:bCs/>
          <w:sz w:val="22"/>
          <w:szCs w:val="22"/>
        </w:rPr>
      </w:pPr>
    </w:p>
    <w:p w14:paraId="4D1D0F51" w14:textId="77777777" w:rsidR="00D20E74" w:rsidRDefault="00D20E74">
      <w:pPr>
        <w:rPr>
          <w:rStyle w:val="A1"/>
          <w:rFonts w:ascii="Arial" w:hAnsi="Arial" w:cs="Arial"/>
          <w:b/>
          <w:bCs/>
          <w:sz w:val="22"/>
          <w:szCs w:val="22"/>
        </w:rPr>
      </w:pPr>
    </w:p>
    <w:p w14:paraId="5D00CB51" w14:textId="77777777" w:rsidR="00D20E74" w:rsidRDefault="00D20E74">
      <w:pPr>
        <w:rPr>
          <w:rStyle w:val="A1"/>
          <w:rFonts w:ascii="Arial" w:hAnsi="Arial" w:cs="Arial"/>
          <w:b/>
          <w:bCs/>
          <w:sz w:val="22"/>
          <w:szCs w:val="22"/>
        </w:rPr>
      </w:pPr>
    </w:p>
    <w:p w14:paraId="3C5C2A2A" w14:textId="77777777" w:rsidR="00D20E74" w:rsidRDefault="00D20E74">
      <w:pPr>
        <w:rPr>
          <w:rStyle w:val="A1"/>
          <w:rFonts w:ascii="Arial" w:hAnsi="Arial" w:cs="Arial"/>
          <w:b/>
          <w:bCs/>
          <w:sz w:val="22"/>
          <w:szCs w:val="22"/>
        </w:rPr>
      </w:pPr>
    </w:p>
    <w:p w14:paraId="0D5DD8B6" w14:textId="77777777" w:rsidR="00D20E74" w:rsidRDefault="00D20E74">
      <w:pPr>
        <w:rPr>
          <w:rStyle w:val="A1"/>
          <w:rFonts w:ascii="Arial" w:hAnsi="Arial" w:cs="Arial"/>
          <w:b/>
          <w:bCs/>
          <w:sz w:val="22"/>
          <w:szCs w:val="22"/>
        </w:rPr>
      </w:pPr>
    </w:p>
    <w:p w14:paraId="55025A32" w14:textId="77777777" w:rsidR="00D20E74" w:rsidRDefault="00D20E74">
      <w:pPr>
        <w:rPr>
          <w:rStyle w:val="A1"/>
          <w:rFonts w:ascii="Arial" w:hAnsi="Arial" w:cs="Arial"/>
          <w:b/>
          <w:bCs/>
          <w:sz w:val="22"/>
          <w:szCs w:val="22"/>
        </w:rPr>
      </w:pPr>
    </w:p>
    <w:p w14:paraId="674EFEF8" w14:textId="2428E5BB" w:rsidR="00D20E74" w:rsidRDefault="004F1A99">
      <w:pPr>
        <w:rPr>
          <w:rStyle w:val="A1"/>
          <w:rFonts w:ascii="Arial" w:hAnsi="Arial" w:cs="Arial"/>
          <w:b/>
          <w:bCs/>
          <w:sz w:val="22"/>
          <w:szCs w:val="22"/>
        </w:rPr>
      </w:pPr>
      <w:r>
        <w:rPr>
          <w:rStyle w:val="A1"/>
          <w:rFonts w:ascii="Arial" w:hAnsi="Arial" w:cs="Arial"/>
          <w:b/>
          <w:bCs/>
          <w:sz w:val="22"/>
          <w:szCs w:val="22"/>
        </w:rPr>
        <w:t>DISCUSSION</w:t>
      </w:r>
    </w:p>
    <w:p w14:paraId="74F87082" w14:textId="2582DB81" w:rsidR="00D20E74" w:rsidRDefault="00D20E74" w:rsidP="00D20E74">
      <w:pPr>
        <w:pStyle w:val="Default"/>
        <w:ind w:firstLine="360"/>
        <w:rPr>
          <w:rStyle w:val="A1"/>
          <w:rFonts w:ascii="Arial" w:hAnsi="Arial" w:cs="Arial"/>
          <w:sz w:val="22"/>
          <w:szCs w:val="22"/>
        </w:rPr>
      </w:pPr>
      <w:r>
        <w:rPr>
          <w:rFonts w:ascii="Arial" w:eastAsia="Times New Roman" w:hAnsi="Arial" w:cs="Arial"/>
          <w:sz w:val="22"/>
          <w:szCs w:val="22"/>
        </w:rPr>
        <w:t>Our findings on the distribution of bronchiectasis</w:t>
      </w:r>
      <w:r w:rsidR="0040551B">
        <w:rPr>
          <w:rFonts w:ascii="Arial" w:eastAsia="Times New Roman" w:hAnsi="Arial" w:cs="Arial"/>
          <w:sz w:val="22"/>
          <w:szCs w:val="22"/>
        </w:rPr>
        <w:t xml:space="preserve"> – the CT feature with the greatest </w:t>
      </w:r>
      <w:r w:rsidR="006F5C90">
        <w:rPr>
          <w:rFonts w:ascii="Arial" w:eastAsia="Times New Roman" w:hAnsi="Arial" w:cs="Arial"/>
          <w:sz w:val="22"/>
          <w:szCs w:val="22"/>
        </w:rPr>
        <w:t xml:space="preserve">CT </w:t>
      </w:r>
      <w:r w:rsidR="0040551B">
        <w:rPr>
          <w:rFonts w:ascii="Arial" w:eastAsia="Times New Roman" w:hAnsi="Arial" w:cs="Arial"/>
          <w:sz w:val="22"/>
          <w:szCs w:val="22"/>
        </w:rPr>
        <w:t>profusion –</w:t>
      </w:r>
      <w:r>
        <w:rPr>
          <w:rFonts w:ascii="Arial" w:eastAsia="Times New Roman" w:hAnsi="Arial" w:cs="Arial"/>
          <w:sz w:val="22"/>
          <w:szCs w:val="22"/>
        </w:rPr>
        <w:t xml:space="preserve"> are supported by the literature.  </w:t>
      </w:r>
      <w:r w:rsidR="0040551B">
        <w:rPr>
          <w:rStyle w:val="A1"/>
          <w:rFonts w:ascii="Arial" w:hAnsi="Arial" w:cs="Arial"/>
          <w:sz w:val="22"/>
          <w:szCs w:val="22"/>
        </w:rPr>
        <w:t>For example, a</w:t>
      </w:r>
      <w:r>
        <w:rPr>
          <w:rStyle w:val="A1"/>
          <w:rFonts w:ascii="Arial" w:hAnsi="Arial" w:cs="Arial"/>
          <w:sz w:val="22"/>
          <w:szCs w:val="22"/>
        </w:rPr>
        <w:t>nalysis of the chest</w:t>
      </w:r>
      <w:r w:rsidRPr="00BB0E4B">
        <w:rPr>
          <w:rStyle w:val="A1"/>
          <w:rFonts w:ascii="Arial" w:hAnsi="Arial" w:cs="Arial"/>
          <w:sz w:val="22"/>
          <w:szCs w:val="22"/>
        </w:rPr>
        <w:t xml:space="preserve"> CT </w:t>
      </w:r>
      <w:r>
        <w:rPr>
          <w:rStyle w:val="A1"/>
          <w:rFonts w:ascii="Arial" w:hAnsi="Arial" w:cs="Arial"/>
          <w:sz w:val="22"/>
          <w:szCs w:val="22"/>
        </w:rPr>
        <w:t xml:space="preserve">scans </w:t>
      </w:r>
      <w:r w:rsidRPr="00BB0E4B">
        <w:rPr>
          <w:rStyle w:val="A1"/>
          <w:rFonts w:ascii="Arial" w:hAnsi="Arial" w:cs="Arial"/>
          <w:sz w:val="22"/>
          <w:szCs w:val="22"/>
        </w:rPr>
        <w:t>of 24 immunocompromised patients with NTM</w:t>
      </w:r>
      <w:r>
        <w:rPr>
          <w:rStyle w:val="A1"/>
          <w:rFonts w:ascii="Arial" w:hAnsi="Arial" w:cs="Arial"/>
          <w:sz w:val="22"/>
          <w:szCs w:val="22"/>
        </w:rPr>
        <w:t>-LD showed that</w:t>
      </w:r>
      <w:r w:rsidRPr="00BB0E4B">
        <w:rPr>
          <w:rStyle w:val="A1"/>
          <w:rFonts w:ascii="Arial" w:hAnsi="Arial" w:cs="Arial"/>
          <w:sz w:val="22"/>
          <w:szCs w:val="22"/>
        </w:rPr>
        <w:t xml:space="preserve"> the RML</w:t>
      </w:r>
      <w:r>
        <w:rPr>
          <w:rStyle w:val="A1"/>
          <w:rFonts w:ascii="Arial" w:hAnsi="Arial" w:cs="Arial"/>
          <w:sz w:val="22"/>
          <w:szCs w:val="22"/>
        </w:rPr>
        <w:t>,</w:t>
      </w:r>
      <w:r w:rsidRPr="00BB0E4B">
        <w:rPr>
          <w:rStyle w:val="A1"/>
          <w:rFonts w:ascii="Arial" w:hAnsi="Arial" w:cs="Arial"/>
          <w:sz w:val="22"/>
          <w:szCs w:val="22"/>
        </w:rPr>
        <w:t xml:space="preserve"> lingula</w:t>
      </w:r>
      <w:r>
        <w:rPr>
          <w:rStyle w:val="A1"/>
          <w:rFonts w:ascii="Arial" w:hAnsi="Arial" w:cs="Arial"/>
          <w:sz w:val="22"/>
          <w:szCs w:val="22"/>
        </w:rPr>
        <w:t xml:space="preserve"> segment,</w:t>
      </w:r>
      <w:r w:rsidRPr="00BB0E4B">
        <w:rPr>
          <w:rStyle w:val="A1"/>
          <w:rFonts w:ascii="Arial" w:hAnsi="Arial" w:cs="Arial"/>
          <w:sz w:val="22"/>
          <w:szCs w:val="22"/>
        </w:rPr>
        <w:t xml:space="preserve"> and the </w:t>
      </w:r>
      <w:r w:rsidR="00010051">
        <w:rPr>
          <w:rStyle w:val="A1"/>
          <w:rFonts w:ascii="Arial" w:hAnsi="Arial" w:cs="Arial"/>
          <w:sz w:val="22"/>
          <w:szCs w:val="22"/>
        </w:rPr>
        <w:t>LUL–</w:t>
      </w:r>
      <w:r>
        <w:rPr>
          <w:rStyle w:val="A1"/>
          <w:rFonts w:ascii="Arial" w:hAnsi="Arial" w:cs="Arial"/>
          <w:sz w:val="22"/>
          <w:szCs w:val="22"/>
        </w:rPr>
        <w:t xml:space="preserve">ling </w:t>
      </w:r>
      <w:r w:rsidRPr="00BB0E4B">
        <w:rPr>
          <w:rStyle w:val="A1"/>
          <w:rFonts w:ascii="Arial" w:hAnsi="Arial" w:cs="Arial"/>
          <w:sz w:val="22"/>
          <w:szCs w:val="22"/>
        </w:rPr>
        <w:t>were most commonly affected by bronchiectasis whereas in 24 immunocompetent patients with NTM</w:t>
      </w:r>
      <w:r>
        <w:rPr>
          <w:rStyle w:val="A1"/>
          <w:rFonts w:ascii="Arial" w:hAnsi="Arial" w:cs="Arial"/>
          <w:sz w:val="22"/>
          <w:szCs w:val="22"/>
        </w:rPr>
        <w:t>-LD</w:t>
      </w:r>
      <w:r w:rsidRPr="00BB0E4B">
        <w:rPr>
          <w:rStyle w:val="A1"/>
          <w:rFonts w:ascii="Arial" w:hAnsi="Arial" w:cs="Arial"/>
          <w:sz w:val="22"/>
          <w:szCs w:val="22"/>
        </w:rPr>
        <w:t xml:space="preserve">, the </w:t>
      </w:r>
      <w:r w:rsidR="00010051">
        <w:rPr>
          <w:rStyle w:val="A1"/>
          <w:rFonts w:ascii="Arial" w:hAnsi="Arial" w:cs="Arial"/>
          <w:sz w:val="22"/>
          <w:szCs w:val="22"/>
        </w:rPr>
        <w:t>RUL</w:t>
      </w:r>
      <w:r w:rsidRPr="00BB0E4B">
        <w:rPr>
          <w:rStyle w:val="A1"/>
          <w:rFonts w:ascii="Arial" w:hAnsi="Arial" w:cs="Arial"/>
          <w:sz w:val="22"/>
          <w:szCs w:val="22"/>
        </w:rPr>
        <w:t>, RML, and lingula</w:t>
      </w:r>
      <w:r>
        <w:rPr>
          <w:rStyle w:val="A1"/>
          <w:rFonts w:ascii="Arial" w:hAnsi="Arial" w:cs="Arial"/>
          <w:sz w:val="22"/>
          <w:szCs w:val="22"/>
        </w:rPr>
        <w:t xml:space="preserve"> were most commonly involved</w:t>
      </w:r>
      <w:r w:rsidRPr="00BB0E4B">
        <w:rPr>
          <w:rStyle w:val="A1"/>
          <w:rFonts w:ascii="Arial" w:hAnsi="Arial" w:cs="Arial"/>
          <w:sz w:val="22"/>
          <w:szCs w:val="22"/>
        </w:rPr>
        <w:t xml:space="preserve"> </w:t>
      </w:r>
      <w:r>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&lt;EndNote&gt;&lt;Cite&gt;&lt;Author&gt;Lee&lt;/Author&gt;&lt;Year&gt;2013&lt;/Year&gt;&lt;RecNum&gt;21&lt;/RecNum&gt;&lt;DisplayText&gt;(5)&lt;/DisplayText&gt;&lt;record&gt;&lt;rec-number&gt;21&lt;/rec-number&gt;&lt;foreign-keys&gt;&lt;key app="EN" db-id="davez2z9k9exfledsz7x0sarperdr9rsa9rr" timestamp="1551139542"&gt;21&lt;/key&gt;&lt;/foreign-keys&gt;&lt;ref-type name="Journal Article"&gt;17&lt;/ref-type&gt;&lt;contributors&gt;&lt;authors&gt;&lt;author&gt;Lee, Y.&lt;/author&gt;&lt;author&gt;Song, J.W.&lt;/author&gt;&lt;author&gt;Chae, E.J.&lt;/author&gt;&lt;author&gt;Lee, H.J.&lt;/author&gt;&lt;author&gt;Lee, C.W.&lt;/author&gt;&lt;author&gt;Do, K.H.&lt;/author&gt;&lt;author&gt;Seo, J.B.&lt;/author&gt;&lt;author&gt;Kim, M.Y.&lt;/author&gt;&lt;author&gt;Lee, J.S.&lt;/author&gt;&lt;author&gt;Song, K.S.&lt;/author&gt;&lt;author&gt;Shim, T.S.&lt;/author&gt;&lt;/authors&gt;&lt;/contributors&gt;&lt;titles&gt;&lt;title&gt;CT findings of pulmonary non-tuberculous mycobacterial infection in non-AIDS immunocompromised patients: a case-controlled comparison with immunocompetent patients.&lt;/title&gt;&lt;secondary-title&gt;Br J Radiol&lt;/secondary-title&gt;&lt;/titles&gt;&lt;periodical&gt;&lt;full-title&gt;Br J Radiol&lt;/full-title&gt;&lt;/periodical&gt;&lt;pages&gt;20120209&lt;/pages&gt;&lt;volume&gt;86&lt;/volume&gt;&lt;dates&gt;&lt;year&gt;2013&lt;/year&gt;&lt;/dates&gt;&lt;urls&gt;&lt;/urls&gt;&lt;electronic-resource-num&gt;10.1259/bjr.20120209&lt;/electronic-resource-num&gt;&lt;/record&gt;&lt;/Cite&gt;&lt;/EndNote&gt;</w:instrText>
      </w:r>
      <w:r>
        <w:rPr>
          <w:rStyle w:val="A1"/>
          <w:rFonts w:ascii="Arial" w:hAnsi="Arial" w:cs="Arial"/>
          <w:sz w:val="22"/>
          <w:szCs w:val="22"/>
        </w:rPr>
        <w:fldChar w:fldCharType="separate"/>
      </w:r>
      <w:r w:rsidR="00D43850">
        <w:rPr>
          <w:rStyle w:val="A1"/>
          <w:rFonts w:ascii="Arial" w:hAnsi="Arial" w:cs="Arial"/>
          <w:noProof/>
          <w:sz w:val="22"/>
          <w:szCs w:val="22"/>
        </w:rPr>
        <w:t>(5)</w:t>
      </w:r>
      <w:r>
        <w:rPr>
          <w:rStyle w:val="A1"/>
          <w:rFonts w:ascii="Arial" w:hAnsi="Arial" w:cs="Arial"/>
          <w:sz w:val="22"/>
          <w:szCs w:val="22"/>
        </w:rPr>
        <w:fldChar w:fldCharType="end"/>
      </w:r>
      <w:r w:rsidRPr="00BB0E4B">
        <w:rPr>
          <w:rStyle w:val="A1"/>
          <w:rFonts w:ascii="Arial" w:hAnsi="Arial" w:cs="Arial"/>
          <w:sz w:val="22"/>
          <w:szCs w:val="22"/>
        </w:rPr>
        <w:t xml:space="preserve">. </w:t>
      </w:r>
      <w:r>
        <w:rPr>
          <w:rStyle w:val="A1"/>
          <w:rFonts w:ascii="Arial" w:hAnsi="Arial" w:cs="Arial"/>
          <w:sz w:val="22"/>
          <w:szCs w:val="22"/>
        </w:rPr>
        <w:t xml:space="preserve"> </w:t>
      </w:r>
      <w:r w:rsidRPr="00BB0E4B">
        <w:rPr>
          <w:rStyle w:val="A1"/>
          <w:rFonts w:ascii="Arial" w:hAnsi="Arial" w:cs="Arial"/>
          <w:sz w:val="22"/>
          <w:szCs w:val="22"/>
        </w:rPr>
        <w:t xml:space="preserve">In 55 patients with </w:t>
      </w:r>
      <w:r w:rsidRPr="008002E8">
        <w:rPr>
          <w:rStyle w:val="A1"/>
          <w:rFonts w:ascii="Arial" w:hAnsi="Arial" w:cs="Arial"/>
          <w:i/>
          <w:iCs/>
          <w:sz w:val="22"/>
          <w:szCs w:val="22"/>
        </w:rPr>
        <w:t>Mycobacterium avium</w:t>
      </w:r>
      <w:r>
        <w:rPr>
          <w:rStyle w:val="A1"/>
          <w:rFonts w:ascii="Arial" w:hAnsi="Arial" w:cs="Arial"/>
          <w:sz w:val="22"/>
          <w:szCs w:val="22"/>
        </w:rPr>
        <w:t xml:space="preserve"> complex </w:t>
      </w:r>
      <w:r w:rsidRPr="00BB0E4B">
        <w:rPr>
          <w:rStyle w:val="A1"/>
          <w:rFonts w:ascii="Arial" w:hAnsi="Arial" w:cs="Arial"/>
          <w:sz w:val="22"/>
          <w:szCs w:val="22"/>
        </w:rPr>
        <w:t>lung disease</w:t>
      </w:r>
      <w:r>
        <w:rPr>
          <w:rStyle w:val="A1"/>
          <w:rFonts w:ascii="Arial" w:hAnsi="Arial" w:cs="Arial"/>
          <w:sz w:val="22"/>
          <w:szCs w:val="22"/>
        </w:rPr>
        <w:t>,</w:t>
      </w:r>
      <w:r w:rsidRPr="00BB0E4B">
        <w:rPr>
          <w:rStyle w:val="A1"/>
          <w:rFonts w:ascii="Arial" w:hAnsi="Arial" w:cs="Arial"/>
          <w:sz w:val="22"/>
          <w:szCs w:val="22"/>
        </w:rPr>
        <w:t xml:space="preserve"> bronchiecta</w:t>
      </w:r>
      <w:r>
        <w:rPr>
          <w:rStyle w:val="A1"/>
          <w:rFonts w:ascii="Arial" w:hAnsi="Arial" w:cs="Arial"/>
          <w:sz w:val="22"/>
          <w:szCs w:val="22"/>
        </w:rPr>
        <w:t>sis</w:t>
      </w:r>
      <w:r w:rsidRPr="00BB0E4B">
        <w:rPr>
          <w:rStyle w:val="A1"/>
          <w:rFonts w:ascii="Arial" w:hAnsi="Arial" w:cs="Arial"/>
          <w:sz w:val="22"/>
          <w:szCs w:val="22"/>
        </w:rPr>
        <w:t xml:space="preserve"> </w:t>
      </w:r>
      <w:r>
        <w:rPr>
          <w:rStyle w:val="A1"/>
          <w:rFonts w:ascii="Arial" w:hAnsi="Arial" w:cs="Arial"/>
          <w:sz w:val="22"/>
          <w:szCs w:val="22"/>
        </w:rPr>
        <w:t>most frequently involved the</w:t>
      </w:r>
      <w:r w:rsidRPr="00BB0E4B">
        <w:rPr>
          <w:rStyle w:val="A1"/>
          <w:rFonts w:ascii="Arial" w:hAnsi="Arial" w:cs="Arial"/>
          <w:sz w:val="22"/>
          <w:szCs w:val="22"/>
        </w:rPr>
        <w:t xml:space="preserve"> RML</w:t>
      </w:r>
      <w:r>
        <w:rPr>
          <w:rStyle w:val="A1"/>
          <w:rFonts w:ascii="Arial" w:hAnsi="Arial" w:cs="Arial"/>
          <w:sz w:val="22"/>
          <w:szCs w:val="22"/>
        </w:rPr>
        <w:t>,</w:t>
      </w:r>
      <w:r w:rsidRPr="00BB0E4B">
        <w:rPr>
          <w:rStyle w:val="A1"/>
          <w:rFonts w:ascii="Arial" w:hAnsi="Arial" w:cs="Arial"/>
          <w:sz w:val="22"/>
          <w:szCs w:val="22"/>
        </w:rPr>
        <w:t xml:space="preserve"> </w:t>
      </w:r>
      <w:r w:rsidR="00621A1C">
        <w:rPr>
          <w:rStyle w:val="A1"/>
          <w:rFonts w:ascii="Arial" w:hAnsi="Arial" w:cs="Arial"/>
          <w:sz w:val="22"/>
          <w:szCs w:val="22"/>
        </w:rPr>
        <w:t>RUL</w:t>
      </w:r>
      <w:r>
        <w:rPr>
          <w:rStyle w:val="A1"/>
          <w:rFonts w:ascii="Arial" w:hAnsi="Arial" w:cs="Arial"/>
          <w:sz w:val="22"/>
          <w:szCs w:val="22"/>
        </w:rPr>
        <w:t>, and</w:t>
      </w:r>
      <w:r w:rsidRPr="00BB0E4B">
        <w:rPr>
          <w:rStyle w:val="A1"/>
          <w:rFonts w:ascii="Arial" w:hAnsi="Arial" w:cs="Arial"/>
          <w:sz w:val="22"/>
          <w:szCs w:val="22"/>
        </w:rPr>
        <w:t xml:space="preserve"> lingula segment </w:t>
      </w:r>
      <w:r>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&lt;EndNote&gt;&lt;Cite&gt;&lt;Author&gt;Lynch&lt;/Author&gt;&lt;Year&gt;1995&lt;/Year&gt;&lt;RecNum&gt;22&lt;/RecNum&gt;&lt;DisplayText&gt;(18)&lt;/DisplayText&gt;&lt;record&gt;&lt;rec-number&gt;22&lt;/rec-number&gt;&lt;foreign-keys&gt;&lt;key app="EN" db-id="davez2z9k9exfledsz7x0sarperdr9rsa9rr" timestamp="1551202513"&gt;22&lt;/key&gt;&lt;/foreign-keys&gt;&lt;ref-type name="Journal Article"&gt;17&lt;/ref-type&gt;&lt;contributors&gt;&lt;authors&gt;&lt;author&gt;Lynch, D.A.&lt;/author&gt;&lt;author&gt;Simone, P.M.&lt;/author&gt;&lt;author&gt;Fox, M.A.&lt;/author&gt;&lt;author&gt;Bucher, B.L.&lt;/author&gt;&lt;author&gt;Heinig, M.J.&lt;/author&gt;&lt;/authors&gt;&lt;/contributors&gt;&lt;titles&gt;&lt;title&gt;&lt;style face="normal" font="default" size="100%"&gt;CT features of pulmonary &lt;/style&gt;&lt;style face="italic" font="default" size="100%"&gt;Mycobacterium avium&lt;/style&gt;&lt;style face="normal" font="default" size="100%"&gt; complex infection.&lt;/style&gt;&lt;/title&gt;&lt;secondary-title&gt;J Comput Assist Tomogr&lt;/secondary-title&gt;&lt;/titles&gt;&lt;periodical&gt;&lt;full-title&gt;J Comput Assist Tomogr&lt;/full-title&gt;&lt;/periodical&gt;&lt;pages&gt;353-360&lt;/pages&gt;&lt;volume&gt;19&lt;/volume&gt;&lt;dates&gt;&lt;year&gt;1995&lt;/year&gt;&lt;/dates&gt;&lt;urls&gt;&lt;/urls&gt;&lt;/record&gt;&lt;/Cite&gt;&lt;/EndNote&gt;</w:instrText>
      </w:r>
      <w:r>
        <w:rPr>
          <w:rStyle w:val="A1"/>
          <w:rFonts w:ascii="Arial" w:hAnsi="Arial" w:cs="Arial"/>
          <w:sz w:val="22"/>
          <w:szCs w:val="22"/>
        </w:rPr>
        <w:fldChar w:fldCharType="separate"/>
      </w:r>
      <w:r w:rsidR="00D43850">
        <w:rPr>
          <w:rStyle w:val="A1"/>
          <w:rFonts w:ascii="Arial" w:hAnsi="Arial" w:cs="Arial"/>
          <w:noProof/>
          <w:sz w:val="22"/>
          <w:szCs w:val="22"/>
        </w:rPr>
        <w:t>(18)</w:t>
      </w:r>
      <w:r>
        <w:rPr>
          <w:rStyle w:val="A1"/>
          <w:rFonts w:ascii="Arial" w:hAnsi="Arial" w:cs="Arial"/>
          <w:sz w:val="22"/>
          <w:szCs w:val="22"/>
        </w:rPr>
        <w:fldChar w:fldCharType="end"/>
      </w:r>
      <w:r w:rsidRPr="00BB0E4B">
        <w:rPr>
          <w:rStyle w:val="A1"/>
          <w:rFonts w:ascii="Arial" w:hAnsi="Arial" w:cs="Arial"/>
          <w:sz w:val="22"/>
          <w:szCs w:val="22"/>
        </w:rPr>
        <w:t xml:space="preserve">. </w:t>
      </w:r>
      <w:r>
        <w:rPr>
          <w:rStyle w:val="A1"/>
          <w:rFonts w:ascii="Arial" w:hAnsi="Arial" w:cs="Arial"/>
          <w:sz w:val="22"/>
          <w:szCs w:val="22"/>
        </w:rPr>
        <w:t xml:space="preserve"> In another 128 NTM-LD subjects, the frequency of </w:t>
      </w:r>
      <w:r>
        <w:rPr>
          <w:rStyle w:val="A0"/>
          <w:rFonts w:ascii="Arial" w:hAnsi="Arial" w:cs="Arial"/>
          <w:sz w:val="22"/>
          <w:szCs w:val="22"/>
        </w:rPr>
        <w:t xml:space="preserve">lobar involvement occurred in the following descending frequency: </w:t>
      </w:r>
      <w:r w:rsidR="00621A1C">
        <w:rPr>
          <w:rStyle w:val="A0"/>
          <w:rFonts w:ascii="Arial" w:hAnsi="Arial" w:cs="Arial"/>
          <w:sz w:val="22"/>
          <w:szCs w:val="22"/>
        </w:rPr>
        <w:t>RUL</w:t>
      </w:r>
      <w:r>
        <w:rPr>
          <w:rStyle w:val="A0"/>
          <w:rFonts w:ascii="Arial" w:hAnsi="Arial" w:cs="Arial"/>
          <w:sz w:val="22"/>
          <w:szCs w:val="22"/>
        </w:rPr>
        <w:t xml:space="preserve"> (51%), RML (46%), </w:t>
      </w:r>
      <w:r w:rsidR="00621A1C">
        <w:rPr>
          <w:rStyle w:val="A0"/>
          <w:rFonts w:ascii="Arial" w:hAnsi="Arial" w:cs="Arial"/>
          <w:sz w:val="22"/>
          <w:szCs w:val="22"/>
        </w:rPr>
        <w:t>RLL</w:t>
      </w:r>
      <w:r>
        <w:rPr>
          <w:rStyle w:val="A0"/>
          <w:rFonts w:ascii="Arial" w:hAnsi="Arial" w:cs="Arial"/>
          <w:sz w:val="22"/>
          <w:szCs w:val="22"/>
        </w:rPr>
        <w:t xml:space="preserve"> (39%), lingula (36%), </w:t>
      </w:r>
      <w:r w:rsidR="00621A1C">
        <w:rPr>
          <w:rStyle w:val="A0"/>
          <w:rFonts w:ascii="Arial" w:hAnsi="Arial" w:cs="Arial"/>
          <w:sz w:val="22"/>
          <w:szCs w:val="22"/>
        </w:rPr>
        <w:t>LUL</w:t>
      </w:r>
      <w:r>
        <w:rPr>
          <w:rStyle w:val="A0"/>
          <w:rFonts w:ascii="Arial" w:hAnsi="Arial" w:cs="Arial"/>
          <w:sz w:val="22"/>
          <w:szCs w:val="22"/>
        </w:rPr>
        <w:t xml:space="preserve"> (32%), and </w:t>
      </w:r>
      <w:r w:rsidR="00621A1C">
        <w:rPr>
          <w:rStyle w:val="A0"/>
          <w:rFonts w:ascii="Arial" w:hAnsi="Arial" w:cs="Arial"/>
          <w:sz w:val="22"/>
          <w:szCs w:val="22"/>
        </w:rPr>
        <w:t>LLL</w:t>
      </w:r>
      <w:r>
        <w:rPr>
          <w:rStyle w:val="A0"/>
          <w:rFonts w:ascii="Arial" w:hAnsi="Arial" w:cs="Arial"/>
          <w:sz w:val="22"/>
          <w:szCs w:val="22"/>
        </w:rPr>
        <w:t xml:space="preserve"> (6%) </w:t>
      </w:r>
      <w:r w:rsidR="004F1A99">
        <w:rPr>
          <w:rStyle w:val="A0"/>
          <w:rFonts w:ascii="Arial" w:hAnsi="Arial" w:cs="Arial"/>
          <w:sz w:val="22"/>
          <w:szCs w:val="22"/>
        </w:rPr>
        <w:fldChar w:fldCharType="begin"/>
      </w:r>
      <w:r w:rsidR="00D43850">
        <w:rPr>
          <w:rStyle w:val="A0"/>
          <w:rFonts w:ascii="Arial" w:hAnsi="Arial" w:cs="Arial"/>
          <w:sz w:val="22"/>
          <w:szCs w:val="22"/>
        </w:rPr>
        <w:instrText xml:space="preserve"> ADDIN EN.CITE &lt;EndNote&gt;&lt;Cite&gt;&lt;Author&gt;Kim&lt;/Author&gt;&lt;Year&gt;2017&lt;/Year&gt;&lt;RecNum&gt;20&lt;/RecNum&gt;&lt;DisplayText&gt;(19)&lt;/DisplayText&gt;&lt;record&gt;&lt;rec-number&gt;20&lt;/rec-number&gt;&lt;foreign-keys&gt;&lt;key app="EN" db-id="davez2z9k9exfledsz7x0sarperdr9rsa9rr" timestamp="1551139379"&gt;20&lt;/key&gt;&lt;/foreign-keys&gt;&lt;ref-type name="Journal Article"&gt;17&lt;/ref-type&gt;&lt;contributors&gt;&lt;authors&gt;&lt;author&gt;Kim, C.&lt;/author&gt;&lt;author&gt;Park, S.H.&lt;/author&gt;&lt;author&gt;Oh, S.Y.&lt;/author&gt;&lt;author&gt;Kim, S.S.&lt;/author&gt;&lt;author&gt;Jo, K.W.&lt;/author&gt;&lt;author&gt;Shim, T.S.&lt;/author&gt;&lt;author&gt;Kim, M.Y.&lt;/author&gt;&lt;/authors&gt;&lt;/contributors&gt;&lt;titles&gt;&lt;title&gt;&lt;style face="normal" font="default" size="100%"&gt;Comparison of chest CT findings in nontuberculous mycobacterial diseases vs. &lt;/style&gt;&lt;style face="italic" font="default" size="100%"&gt;Mycobacterium tuberculosis&lt;/style&gt;&lt;style face="normal" font="default" size="100%"&gt; lung disease in HIV-negative patients with cavities.&lt;/style&gt;&lt;/title&gt;&lt;secondary-title&gt;PLoS One&lt;/secondary-title&gt;&lt;/titles&gt;&lt;periodical&gt;&lt;full-title&gt;PLoS One&lt;/full-title&gt;&lt;/periodical&gt;&lt;pages&gt;e0174240&lt;/pages&gt;&lt;volume&gt;12&lt;/volume&gt;&lt;dates&gt;&lt;year&gt;2017&lt;/year&gt;&lt;/dates&gt;&lt;urls&gt;&lt;/urls&gt;&lt;/record&gt;&lt;/Cite&gt;&lt;/EndNote&gt;</w:instrText>
      </w:r>
      <w:r w:rsidR="004F1A99">
        <w:rPr>
          <w:rStyle w:val="A0"/>
          <w:rFonts w:ascii="Arial" w:hAnsi="Arial" w:cs="Arial"/>
          <w:sz w:val="22"/>
          <w:szCs w:val="22"/>
        </w:rPr>
        <w:fldChar w:fldCharType="separate"/>
      </w:r>
      <w:r w:rsidR="00D43850">
        <w:rPr>
          <w:rStyle w:val="A0"/>
          <w:rFonts w:ascii="Arial" w:hAnsi="Arial" w:cs="Arial"/>
          <w:noProof/>
          <w:sz w:val="22"/>
          <w:szCs w:val="22"/>
        </w:rPr>
        <w:t>(19)</w:t>
      </w:r>
      <w:r w:rsidR="004F1A99">
        <w:rPr>
          <w:rStyle w:val="A0"/>
          <w:rFonts w:ascii="Arial" w:hAnsi="Arial" w:cs="Arial"/>
          <w:sz w:val="22"/>
          <w:szCs w:val="22"/>
        </w:rPr>
        <w:fldChar w:fldCharType="end"/>
      </w:r>
      <w:r>
        <w:rPr>
          <w:rStyle w:val="A0"/>
          <w:rFonts w:ascii="Arial" w:hAnsi="Arial" w:cs="Arial"/>
          <w:sz w:val="22"/>
          <w:szCs w:val="22"/>
        </w:rPr>
        <w:t xml:space="preserve">. </w:t>
      </w:r>
      <w:r w:rsidRPr="00BB0E4B">
        <w:rPr>
          <w:rStyle w:val="A1"/>
          <w:rFonts w:ascii="Arial" w:hAnsi="Arial" w:cs="Arial"/>
          <w:sz w:val="22"/>
          <w:szCs w:val="22"/>
        </w:rPr>
        <w:t xml:space="preserve"> The greater severity of NTM</w:t>
      </w:r>
      <w:r>
        <w:rPr>
          <w:rStyle w:val="A1"/>
          <w:rFonts w:ascii="Arial" w:hAnsi="Arial" w:cs="Arial"/>
          <w:sz w:val="22"/>
          <w:szCs w:val="22"/>
        </w:rPr>
        <w:t>-LD</w:t>
      </w:r>
      <w:r w:rsidRPr="00BB0E4B">
        <w:rPr>
          <w:rStyle w:val="A1"/>
          <w:rFonts w:ascii="Arial" w:hAnsi="Arial" w:cs="Arial"/>
          <w:sz w:val="22"/>
          <w:szCs w:val="22"/>
        </w:rPr>
        <w:t xml:space="preserve"> in the RML and lingula is also supported by the surgical literature. </w:t>
      </w:r>
      <w:r>
        <w:rPr>
          <w:rStyle w:val="A1"/>
          <w:rFonts w:ascii="Arial" w:hAnsi="Arial" w:cs="Arial"/>
          <w:sz w:val="22"/>
          <w:szCs w:val="22"/>
        </w:rPr>
        <w:t xml:space="preserve"> </w:t>
      </w:r>
      <w:r w:rsidRPr="00BB0E4B">
        <w:rPr>
          <w:rStyle w:val="A1"/>
          <w:rFonts w:ascii="Arial" w:hAnsi="Arial" w:cs="Arial"/>
          <w:sz w:val="22"/>
          <w:szCs w:val="22"/>
        </w:rPr>
        <w:t>In a retrospective review of 236 consecutive patients who underwent 265 lung resections for NTM</w:t>
      </w:r>
      <w:r w:rsidR="00621A1C">
        <w:rPr>
          <w:rStyle w:val="A1"/>
          <w:rFonts w:ascii="Arial" w:hAnsi="Arial" w:cs="Arial"/>
          <w:sz w:val="22"/>
          <w:szCs w:val="22"/>
        </w:rPr>
        <w:t>-LD</w:t>
      </w:r>
      <w:r w:rsidRPr="00BB0E4B">
        <w:rPr>
          <w:rStyle w:val="A1"/>
          <w:rFonts w:ascii="Arial" w:hAnsi="Arial" w:cs="Arial"/>
          <w:sz w:val="22"/>
          <w:szCs w:val="22"/>
        </w:rPr>
        <w:t>, of the 126 lobectomies, 71 (56%) were of the RML and of the 55 segmentectomy, 46 (84%) were of the lingula</w:t>
      </w:r>
      <w:r>
        <w:rPr>
          <w:rStyle w:val="A1"/>
          <w:rFonts w:ascii="Arial" w:hAnsi="Arial" w:cs="Arial"/>
          <w:sz w:val="22"/>
          <w:szCs w:val="22"/>
        </w:rPr>
        <w:t xml:space="preserve">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&lt;EndNote&gt;&lt;Cite&gt;&lt;Author&gt;Mitchell&lt;/Author&gt;&lt;Year&gt;2008&lt;/Year&gt;&lt;RecNum&gt;12&lt;/RecNum&gt;&lt;DisplayText&gt;(20)&lt;/DisplayText&gt;&lt;record&gt;&lt;rec-number&gt;12&lt;/rec-number&gt;&lt;foreign-keys&gt;&lt;key app="EN" db-id="davez2z9k9exfledsz7x0sarperdr9rsa9rr" timestamp="1550784151"&gt;12&lt;/key&gt;&lt;/foreign-keys&gt;&lt;ref-type name="Journal Article"&gt;17&lt;/ref-type&gt;&lt;contributors&gt;&lt;authors&gt;&lt;author&gt;Mitchell, J.D.&lt;/author&gt;&lt;author&gt;Bishop, A.&lt;/author&gt;&lt;author&gt;Cafaro, A.&lt;/author&gt;&lt;author&gt;Weyant, M.J.&lt;/author&gt;&lt;author&gt;Pomerantz, M.&lt;/author&gt;&lt;/authors&gt;&lt;/contributors&gt;&lt;titles&gt;&lt;title&gt;Anatomic lung resection for nontuberculous mycobacterial disease.&lt;/title&gt;&lt;secondary-title&gt;Ann Thorac Surg&lt;/secondary-title&gt;&lt;/titles&gt;&lt;periodical&gt;&lt;full-title&gt;Ann Thorac Surg&lt;/full-title&gt;&lt;/periodical&gt;&lt;pages&gt;1887-1893&lt;/pages&gt;&lt;volume&gt;85&lt;/volume&gt;&lt;dates&gt;&lt;year&gt;2008&lt;/year&gt;&lt;/dates&gt;&lt;urls&gt;&lt;/urls&gt;&lt;/record&gt;&lt;/Cite&gt;&lt;/EndNote&gt;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(20)</w:t>
      </w:r>
      <w:r w:rsidR="004F1A99">
        <w:rPr>
          <w:rStyle w:val="A1"/>
          <w:rFonts w:ascii="Arial" w:hAnsi="Arial" w:cs="Arial"/>
          <w:sz w:val="22"/>
          <w:szCs w:val="22"/>
        </w:rPr>
        <w:fldChar w:fldCharType="end"/>
      </w:r>
      <w:r w:rsidRPr="00BB0E4B">
        <w:rPr>
          <w:rStyle w:val="A1"/>
          <w:rFonts w:ascii="Arial" w:hAnsi="Arial" w:cs="Arial"/>
          <w:sz w:val="22"/>
          <w:szCs w:val="22"/>
        </w:rPr>
        <w:t>.</w:t>
      </w:r>
      <w:r>
        <w:rPr>
          <w:rStyle w:val="A1"/>
          <w:rFonts w:ascii="Arial" w:hAnsi="Arial" w:cs="Arial"/>
          <w:sz w:val="22"/>
          <w:szCs w:val="22"/>
        </w:rPr>
        <w:t xml:space="preserve">  Hazelton and co-workers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&lt;EndNote&gt;&lt;Cite&gt;&lt;Author&gt;Hazelton&lt;/Author&gt;&lt;Year&gt;2000&lt;/Year&gt;&lt;RecNum&gt;24&lt;/RecNum&gt;&lt;DisplayText&gt;(4)&lt;/DisplayText&gt;&lt;record&gt;&lt;rec-number&gt;24&lt;/rec-number&gt;&lt;foreign-keys&gt;&lt;key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(4)</w:t>
      </w:r>
      <w:r w:rsidR="004F1A99">
        <w:rPr>
          <w:rStyle w:val="A1"/>
          <w:rFonts w:ascii="Arial" w:hAnsi="Arial" w:cs="Arial"/>
          <w:sz w:val="22"/>
          <w:szCs w:val="22"/>
        </w:rPr>
        <w:fldChar w:fldCharType="end"/>
      </w:r>
      <w:r>
        <w:rPr>
          <w:rStyle w:val="A1"/>
          <w:rFonts w:ascii="Arial" w:hAnsi="Arial" w:cs="Arial"/>
          <w:sz w:val="22"/>
          <w:szCs w:val="22"/>
        </w:rPr>
        <w:t xml:space="preserve"> reviewed the chest CT features of 14 patients with </w:t>
      </w:r>
      <w:r w:rsidRPr="00621A1C">
        <w:rPr>
          <w:rStyle w:val="A1"/>
          <w:rFonts w:ascii="Arial" w:hAnsi="Arial" w:cs="Arial"/>
          <w:i/>
          <w:iCs/>
          <w:sz w:val="22"/>
          <w:szCs w:val="22"/>
        </w:rPr>
        <w:t>M. chelonae</w:t>
      </w:r>
      <w:r>
        <w:rPr>
          <w:rStyle w:val="A1"/>
          <w:rFonts w:ascii="Arial" w:hAnsi="Arial" w:cs="Arial"/>
          <w:sz w:val="22"/>
          <w:szCs w:val="22"/>
        </w:rPr>
        <w:t xml:space="preserve"> lung disease and found that bronchiectasis was evenly distributed with the RUL, </w:t>
      </w:r>
      <w:r w:rsidR="00010051">
        <w:rPr>
          <w:rStyle w:val="A1"/>
          <w:rFonts w:ascii="Arial" w:hAnsi="Arial" w:cs="Arial"/>
          <w:sz w:val="22"/>
          <w:szCs w:val="22"/>
        </w:rPr>
        <w:t>LUL–ling</w:t>
      </w:r>
      <w:r>
        <w:rPr>
          <w:rStyle w:val="A1"/>
          <w:rFonts w:ascii="Arial" w:hAnsi="Arial" w:cs="Arial"/>
          <w:sz w:val="22"/>
          <w:szCs w:val="22"/>
        </w:rPr>
        <w:t xml:space="preserve">, and lingula most frequently involved.  Like our findings, they noted that nodules &gt; 1 cm were uncommon but affected the RUL, RLL, and LLL most frequently </w:t>
      </w:r>
      <w:r w:rsidR="004F1A99">
        <w:rPr>
          <w:rStyle w:val="A1"/>
          <w:rFonts w:ascii="Arial" w:hAnsi="Arial" w:cs="Arial"/>
          <w:sz w:val="22"/>
          <w:szCs w:val="22"/>
        </w:rPr>
        <w:fldChar w:fldCharType="begin"/>
      </w:r>
      <w:r w:rsidR="00D43850">
        <w:rPr>
          <w:rStyle w:val="A1"/>
          <w:rFonts w:ascii="Arial" w:hAnsi="Arial" w:cs="Arial"/>
          <w:sz w:val="22"/>
          <w:szCs w:val="22"/>
        </w:rPr>
        <w:instrText xml:space="preserve"> ADDIN EN.CITE &lt;EndNote&gt;&lt;Cite&gt;&lt;Author&gt;Hazelton&lt;/Author&gt;&lt;Year&gt;2000&lt;/Year&gt;&lt;RecNum&gt;24&lt;/RecNum&gt;&lt;DisplayText&gt;(4)&lt;/DisplayText&gt;&lt;record&gt;&lt;rec-number&gt;24&lt;/rec-number&gt;&lt;foreign-keys&gt;&lt;key app="EN" db-id="davez2z9k9exfledsz7x0sarperdr9rsa9rr" timestamp="1551207162"&gt;24&lt;/key&gt;&lt;/foreign-keys&gt;&lt;ref-type name="Journal Article"&gt;17&lt;/ref-type&gt;&lt;contributors&gt;&lt;authors&gt;&lt;author&gt;Hazelton, T.R.&lt;/author&gt;&lt;author&gt;Newell, J.D., Jr.&lt;/author&gt;&lt;author&gt;Cook, J.L.&lt;/author&gt;&lt;author&gt;Huitt, G.A.&lt;/author&gt;&lt;author&gt;Lynch, D.A.&lt;/author&gt;&lt;/authors&gt;&lt;/contributors&gt;&lt;titles&gt;&lt;title&gt;CT findings in 14 patients with Mycobacterium chelonae pulmonary infection.&lt;/title&gt;&lt;secondary-title&gt;AJR Am J Roentgenol&lt;/secondary-title&gt;&lt;/titles&gt;&lt;periodical&gt;&lt;full-title&gt;AJR Am J Roentgenol&lt;/full-title&gt;&lt;/periodical&gt;&lt;pages&gt;413-416&lt;/pages&gt;&lt;volume&gt;175&lt;/volume&gt;&lt;dates&gt;&lt;year&gt;2000&lt;/year&gt;&lt;/dates&gt;&lt;urls&gt;&lt;/urls&gt;&lt;/record&gt;&lt;/Cite&gt;&lt;/EndNote&gt;</w:instrText>
      </w:r>
      <w:r w:rsidR="004F1A99">
        <w:rPr>
          <w:rStyle w:val="A1"/>
          <w:rFonts w:ascii="Arial" w:hAnsi="Arial" w:cs="Arial"/>
          <w:sz w:val="22"/>
          <w:szCs w:val="22"/>
        </w:rPr>
        <w:fldChar w:fldCharType="separate"/>
      </w:r>
      <w:r w:rsidR="00D43850">
        <w:rPr>
          <w:rStyle w:val="A1"/>
          <w:rFonts w:ascii="Arial" w:hAnsi="Arial" w:cs="Arial"/>
          <w:noProof/>
          <w:sz w:val="22"/>
          <w:szCs w:val="22"/>
        </w:rPr>
        <w:t>(4)</w:t>
      </w:r>
      <w:r w:rsidR="004F1A99">
        <w:rPr>
          <w:rStyle w:val="A1"/>
          <w:rFonts w:ascii="Arial" w:hAnsi="Arial" w:cs="Arial"/>
          <w:sz w:val="22"/>
          <w:szCs w:val="22"/>
        </w:rPr>
        <w:fldChar w:fldCharType="end"/>
      </w:r>
      <w:r>
        <w:rPr>
          <w:rStyle w:val="A1"/>
          <w:rFonts w:ascii="Arial" w:hAnsi="Arial" w:cs="Arial"/>
          <w:sz w:val="22"/>
          <w:szCs w:val="22"/>
        </w:rPr>
        <w:t>.</w:t>
      </w:r>
    </w:p>
    <w:p w14:paraId="7A010F7A" w14:textId="77777777" w:rsidR="00D20E74" w:rsidRDefault="00D20E74" w:rsidP="00D20E74">
      <w:pPr>
        <w:pStyle w:val="Default"/>
        <w:ind w:firstLine="360"/>
        <w:rPr>
          <w:rStyle w:val="A1"/>
          <w:rFonts w:ascii="Arial" w:hAnsi="Arial" w:cs="Arial"/>
          <w:sz w:val="22"/>
          <w:szCs w:val="22"/>
        </w:rPr>
      </w:pPr>
    </w:p>
    <w:p w14:paraId="4C77D7FF" w14:textId="27B2A552" w:rsidR="00DA671F" w:rsidRDefault="00D20E74" w:rsidP="004F1A99">
      <w:pPr>
        <w:ind w:firstLine="360"/>
        <w:rPr>
          <w:rStyle w:val="A1"/>
          <w:rFonts w:ascii="Arial" w:hAnsi="Arial" w:cs="Arial"/>
          <w:kern w:val="0"/>
          <w:sz w:val="22"/>
          <w:szCs w:val="22"/>
        </w:rPr>
      </w:pPr>
      <w:r>
        <w:rPr>
          <w:rStyle w:val="A1"/>
          <w:rFonts w:ascii="Arial" w:hAnsi="Arial" w:cs="Arial"/>
          <w:sz w:val="22"/>
          <w:szCs w:val="22"/>
        </w:rPr>
        <w:t>There is radiographic evidence that c</w:t>
      </w:r>
      <w:r w:rsidRPr="00D20E74">
        <w:rPr>
          <w:rStyle w:val="A1"/>
          <w:rFonts w:ascii="Arial" w:hAnsi="Arial" w:cs="Arial"/>
          <w:sz w:val="22"/>
          <w:szCs w:val="22"/>
        </w:rPr>
        <w:t>avitatio</w:t>
      </w:r>
      <w:r w:rsidRPr="00D20E74">
        <w:rPr>
          <w:rStyle w:val="A1"/>
          <w:rFonts w:ascii="Arial" w:hAnsi="Arial" w:cs="Arial"/>
          <w:kern w:val="0"/>
          <w:sz w:val="22"/>
          <w:szCs w:val="22"/>
        </w:rPr>
        <w:t xml:space="preserve">n </w:t>
      </w:r>
      <w:r>
        <w:rPr>
          <w:rStyle w:val="A1"/>
          <w:rFonts w:ascii="Arial" w:hAnsi="Arial" w:cs="Arial"/>
          <w:kern w:val="0"/>
          <w:sz w:val="22"/>
          <w:szCs w:val="22"/>
        </w:rPr>
        <w:t>associated</w:t>
      </w:r>
      <w:r>
        <w:rPr>
          <w:rStyle w:val="A1"/>
          <w:rFonts w:ascii="Arial" w:hAnsi="Arial" w:cs="Arial"/>
          <w:b/>
          <w:bCs/>
          <w:kern w:val="0"/>
          <w:sz w:val="22"/>
          <w:szCs w:val="22"/>
        </w:rPr>
        <w:t xml:space="preserve"> </w:t>
      </w:r>
      <w:r w:rsidRPr="00042FFC">
        <w:rPr>
          <w:rStyle w:val="A1"/>
          <w:rFonts w:ascii="Arial" w:hAnsi="Arial" w:cs="Arial"/>
          <w:kern w:val="0"/>
          <w:sz w:val="22"/>
          <w:szCs w:val="22"/>
        </w:rPr>
        <w:t>with</w:t>
      </w:r>
      <w:r>
        <w:rPr>
          <w:rStyle w:val="A1"/>
          <w:rFonts w:ascii="Arial" w:hAnsi="Arial" w:cs="Arial"/>
          <w:b/>
          <w:bCs/>
          <w:kern w:val="0"/>
          <w:sz w:val="22"/>
          <w:szCs w:val="22"/>
        </w:rPr>
        <w:t xml:space="preserve"> </w:t>
      </w:r>
      <w:r>
        <w:rPr>
          <w:rStyle w:val="A1"/>
          <w:rFonts w:ascii="Arial" w:hAnsi="Arial" w:cs="Arial"/>
          <w:kern w:val="0"/>
          <w:sz w:val="22"/>
          <w:szCs w:val="22"/>
        </w:rPr>
        <w:t xml:space="preserve">nodular bronchiectasis </w:t>
      </w:r>
      <w:r w:rsidR="0040551B">
        <w:rPr>
          <w:rStyle w:val="A1"/>
          <w:rFonts w:ascii="Arial" w:hAnsi="Arial" w:cs="Arial"/>
          <w:kern w:val="0"/>
          <w:sz w:val="22"/>
          <w:szCs w:val="22"/>
        </w:rPr>
        <w:t xml:space="preserve">arise from either </w:t>
      </w:r>
      <w:r>
        <w:rPr>
          <w:rStyle w:val="A1"/>
          <w:rFonts w:ascii="Arial" w:hAnsi="Arial" w:cs="Arial"/>
          <w:kern w:val="0"/>
          <w:sz w:val="22"/>
          <w:szCs w:val="22"/>
        </w:rPr>
        <w:t xml:space="preserve">a </w:t>
      </w:r>
      <w:r w:rsidR="0040551B">
        <w:rPr>
          <w:rStyle w:val="A1"/>
          <w:rFonts w:ascii="Arial" w:hAnsi="Arial" w:cs="Arial"/>
          <w:kern w:val="0"/>
          <w:sz w:val="22"/>
          <w:szCs w:val="22"/>
        </w:rPr>
        <w:t xml:space="preserve">pre-existing NTM lung </w:t>
      </w:r>
      <w:r>
        <w:rPr>
          <w:rStyle w:val="A1"/>
          <w:rFonts w:ascii="Arial" w:hAnsi="Arial" w:cs="Arial"/>
          <w:kern w:val="0"/>
          <w:sz w:val="22"/>
          <w:szCs w:val="22"/>
        </w:rPr>
        <w:t>nodule</w:t>
      </w:r>
      <w:r w:rsidR="0040551B">
        <w:rPr>
          <w:rStyle w:val="A1"/>
          <w:rFonts w:ascii="Arial" w:hAnsi="Arial" w:cs="Arial"/>
          <w:kern w:val="0"/>
          <w:sz w:val="22"/>
          <w:szCs w:val="22"/>
        </w:rPr>
        <w:t xml:space="preserve"> (“granuloma”)</w:t>
      </w:r>
      <w:r w:rsidR="00C71BB1">
        <w:rPr>
          <w:rStyle w:val="A1"/>
          <w:rFonts w:ascii="Arial" w:hAnsi="Arial" w:cs="Arial"/>
          <w:kern w:val="0"/>
          <w:sz w:val="22"/>
          <w:szCs w:val="22"/>
        </w:rPr>
        <w:t xml:space="preserve"> or further dilatation of a terminal bronchectatic airway, the latter </w:t>
      </w:r>
      <w:r w:rsidR="0040551B">
        <w:rPr>
          <w:rStyle w:val="A1"/>
          <w:rFonts w:ascii="Arial" w:hAnsi="Arial" w:cs="Arial"/>
          <w:kern w:val="0"/>
          <w:sz w:val="22"/>
          <w:szCs w:val="22"/>
        </w:rPr>
        <w:t>evinced by</w:t>
      </w:r>
      <w:r w:rsidR="00C71BB1">
        <w:rPr>
          <w:rStyle w:val="A1"/>
          <w:rFonts w:ascii="Arial" w:hAnsi="Arial" w:cs="Arial"/>
          <w:kern w:val="0"/>
          <w:sz w:val="22"/>
          <w:szCs w:val="22"/>
        </w:rPr>
        <w:t xml:space="preserve"> the presence of a </w:t>
      </w:r>
      <w:r w:rsidR="0040551B">
        <w:rPr>
          <w:rStyle w:val="A1"/>
          <w:rFonts w:ascii="Arial" w:hAnsi="Arial" w:cs="Arial"/>
          <w:kern w:val="0"/>
          <w:sz w:val="22"/>
          <w:szCs w:val="22"/>
        </w:rPr>
        <w:t>“</w:t>
      </w:r>
      <w:r w:rsidR="00C71BB1">
        <w:rPr>
          <w:rStyle w:val="A1"/>
          <w:rFonts w:ascii="Arial" w:hAnsi="Arial" w:cs="Arial"/>
          <w:kern w:val="0"/>
          <w:sz w:val="22"/>
          <w:szCs w:val="22"/>
        </w:rPr>
        <w:t>feeding airway</w:t>
      </w:r>
      <w:r w:rsidR="0040551B">
        <w:rPr>
          <w:rStyle w:val="A1"/>
          <w:rFonts w:ascii="Arial" w:hAnsi="Arial" w:cs="Arial"/>
          <w:kern w:val="0"/>
          <w:sz w:val="22"/>
          <w:szCs w:val="22"/>
        </w:rPr>
        <w:t>”</w:t>
      </w:r>
      <w:r w:rsidR="00C71BB1">
        <w:rPr>
          <w:rStyle w:val="A1"/>
          <w:rFonts w:ascii="Arial" w:hAnsi="Arial" w:cs="Arial"/>
          <w:kern w:val="0"/>
          <w:sz w:val="22"/>
          <w:szCs w:val="22"/>
        </w:rPr>
        <w:t xml:space="preserve"> </w:t>
      </w:r>
      <w:r w:rsidR="0040551B">
        <w:rPr>
          <w:rStyle w:val="A1"/>
          <w:rFonts w:ascii="Arial" w:hAnsi="Arial" w:cs="Arial"/>
          <w:kern w:val="0"/>
          <w:sz w:val="22"/>
          <w:szCs w:val="22"/>
        </w:rPr>
        <w:t>leading in</w:t>
      </w:r>
      <w:r w:rsidR="00C71BB1">
        <w:rPr>
          <w:rStyle w:val="A1"/>
          <w:rFonts w:ascii="Arial" w:hAnsi="Arial" w:cs="Arial"/>
          <w:kern w:val="0"/>
          <w:sz w:val="22"/>
          <w:szCs w:val="22"/>
        </w:rPr>
        <w:t xml:space="preserve">to </w:t>
      </w:r>
      <w:r w:rsidR="0040551B">
        <w:rPr>
          <w:rStyle w:val="A1"/>
          <w:rFonts w:ascii="Arial" w:hAnsi="Arial" w:cs="Arial"/>
          <w:kern w:val="0"/>
          <w:sz w:val="22"/>
          <w:szCs w:val="22"/>
        </w:rPr>
        <w:t>a</w:t>
      </w:r>
      <w:r w:rsidR="00C71BB1">
        <w:rPr>
          <w:rStyle w:val="A1"/>
          <w:rFonts w:ascii="Arial" w:hAnsi="Arial" w:cs="Arial"/>
          <w:kern w:val="0"/>
          <w:sz w:val="22"/>
          <w:szCs w:val="22"/>
        </w:rPr>
        <w:t xml:space="preserve"> cavity.  Our findings that both nodules &gt; 1 cm and cavities associated with the nodular-bronchiectasis phenotype </w:t>
      </w:r>
      <w:r w:rsidR="0040551B">
        <w:rPr>
          <w:rStyle w:val="A1"/>
          <w:rFonts w:ascii="Arial" w:hAnsi="Arial" w:cs="Arial"/>
          <w:kern w:val="0"/>
          <w:sz w:val="22"/>
          <w:szCs w:val="22"/>
        </w:rPr>
        <w:t>were</w:t>
      </w:r>
      <w:r w:rsidR="00C71BB1">
        <w:rPr>
          <w:rStyle w:val="A1"/>
          <w:rFonts w:ascii="Arial" w:hAnsi="Arial" w:cs="Arial"/>
          <w:kern w:val="0"/>
          <w:sz w:val="22"/>
          <w:szCs w:val="22"/>
        </w:rPr>
        <w:t xml:space="preserve"> most </w:t>
      </w:r>
      <w:r w:rsidR="0040551B">
        <w:rPr>
          <w:rStyle w:val="A1"/>
          <w:rFonts w:ascii="Arial" w:hAnsi="Arial" w:cs="Arial"/>
          <w:kern w:val="0"/>
          <w:sz w:val="22"/>
          <w:szCs w:val="22"/>
        </w:rPr>
        <w:t>frequently found</w:t>
      </w:r>
      <w:r w:rsidR="00C71BB1">
        <w:rPr>
          <w:rStyle w:val="A1"/>
          <w:rFonts w:ascii="Arial" w:hAnsi="Arial" w:cs="Arial"/>
          <w:kern w:val="0"/>
          <w:sz w:val="22"/>
          <w:szCs w:val="22"/>
        </w:rPr>
        <w:t xml:space="preserve"> in the RUL, RLL, and the LLL would support the possibility that cavitation may arise from nodules.  This notion is supported by clinical experience </w:t>
      </w:r>
      <w:r w:rsidR="0040551B">
        <w:rPr>
          <w:rStyle w:val="A1"/>
          <w:rFonts w:ascii="Arial" w:hAnsi="Arial" w:cs="Arial"/>
          <w:kern w:val="0"/>
          <w:sz w:val="22"/>
          <w:szCs w:val="22"/>
        </w:rPr>
        <w:t xml:space="preserve">with serial chest CT scans </w:t>
      </w:r>
      <w:r w:rsidR="00C71BB1">
        <w:rPr>
          <w:rStyle w:val="A1"/>
          <w:rFonts w:ascii="Arial" w:hAnsi="Arial" w:cs="Arial"/>
          <w:kern w:val="0"/>
          <w:sz w:val="22"/>
          <w:szCs w:val="22"/>
        </w:rPr>
        <w:t>that nodules may develop central cavitation</w:t>
      </w:r>
      <w:r w:rsidR="0040551B">
        <w:rPr>
          <w:rStyle w:val="A1"/>
          <w:rFonts w:ascii="Arial" w:hAnsi="Arial" w:cs="Arial"/>
          <w:kern w:val="0"/>
          <w:sz w:val="22"/>
          <w:szCs w:val="22"/>
        </w:rPr>
        <w:t>s</w:t>
      </w:r>
      <w:r w:rsidR="00C71BB1">
        <w:rPr>
          <w:rStyle w:val="A1"/>
          <w:rFonts w:ascii="Arial" w:hAnsi="Arial" w:cs="Arial"/>
          <w:kern w:val="0"/>
          <w:sz w:val="22"/>
          <w:szCs w:val="22"/>
        </w:rPr>
        <w:t>.</w:t>
      </w:r>
    </w:p>
    <w:p w14:paraId="7C12D925" w14:textId="77777777" w:rsidR="00DA671F" w:rsidRDefault="00DA671F" w:rsidP="004F1A99">
      <w:pPr>
        <w:ind w:firstLine="360"/>
        <w:rPr>
          <w:rStyle w:val="A1"/>
          <w:rFonts w:ascii="Arial" w:hAnsi="Arial" w:cs="Arial"/>
          <w:kern w:val="0"/>
          <w:sz w:val="22"/>
          <w:szCs w:val="22"/>
        </w:rPr>
      </w:pPr>
    </w:p>
    <w:p w14:paraId="12373206" w14:textId="63AD78BC" w:rsidR="00885C29" w:rsidRDefault="00DA671F" w:rsidP="004F1A99">
      <w:pPr>
        <w:ind w:firstLine="360"/>
        <w:rPr>
          <w:rStyle w:val="A1"/>
          <w:rFonts w:ascii="Arial" w:hAnsi="Arial" w:cs="Arial"/>
          <w:kern w:val="0"/>
          <w:sz w:val="22"/>
          <w:szCs w:val="22"/>
        </w:rPr>
      </w:pPr>
      <w:r>
        <w:rPr>
          <w:rStyle w:val="A1"/>
          <w:rFonts w:ascii="Arial" w:hAnsi="Arial" w:cs="Arial"/>
          <w:kern w:val="0"/>
          <w:sz w:val="22"/>
          <w:szCs w:val="22"/>
        </w:rPr>
        <w:t>Certain radiographic features such as tree-in-bud opacities, GGO, nodules, and cavitation were distinctly uncommon in the RML and lingula.  But this may be due to the presence of severe bronchiectasis and atelectasis in the</w:t>
      </w:r>
      <w:r w:rsidR="0040551B">
        <w:rPr>
          <w:rStyle w:val="A1"/>
          <w:rFonts w:ascii="Arial" w:hAnsi="Arial" w:cs="Arial"/>
          <w:kern w:val="0"/>
          <w:sz w:val="22"/>
          <w:szCs w:val="22"/>
        </w:rPr>
        <w:t>se</w:t>
      </w:r>
      <w:r>
        <w:rPr>
          <w:rStyle w:val="A1"/>
          <w:rFonts w:ascii="Arial" w:hAnsi="Arial" w:cs="Arial"/>
          <w:kern w:val="0"/>
          <w:sz w:val="22"/>
          <w:szCs w:val="22"/>
        </w:rPr>
        <w:t xml:space="preserve"> two areas, either obscuring the presence of tree-in-bud opacities, GGO, and nodules as well as </w:t>
      </w:r>
      <w:r w:rsidR="0040551B">
        <w:rPr>
          <w:rStyle w:val="A1"/>
          <w:rFonts w:ascii="Arial" w:hAnsi="Arial" w:cs="Arial"/>
          <w:kern w:val="0"/>
          <w:sz w:val="22"/>
          <w:szCs w:val="22"/>
        </w:rPr>
        <w:t xml:space="preserve">atelectasis </w:t>
      </w:r>
      <w:r>
        <w:rPr>
          <w:rStyle w:val="A1"/>
          <w:rFonts w:ascii="Arial" w:hAnsi="Arial" w:cs="Arial"/>
          <w:kern w:val="0"/>
          <w:sz w:val="22"/>
          <w:szCs w:val="22"/>
        </w:rPr>
        <w:t>preventing the formation of cavities.</w:t>
      </w:r>
    </w:p>
    <w:p w14:paraId="50742589" w14:textId="77777777" w:rsidR="00885C29" w:rsidRDefault="00885C29" w:rsidP="00885C29">
      <w:pPr>
        <w:rPr>
          <w:rStyle w:val="A1"/>
          <w:rFonts w:ascii="Arial" w:hAnsi="Arial" w:cs="Arial"/>
          <w:kern w:val="0"/>
          <w:sz w:val="22"/>
          <w:szCs w:val="22"/>
        </w:rPr>
      </w:pPr>
    </w:p>
    <w:p w14:paraId="12D0E81E" w14:textId="3B48F0D5" w:rsidR="00885C29" w:rsidRPr="00D43850" w:rsidRDefault="00010051" w:rsidP="00885C29">
      <w:pPr>
        <w:ind w:firstLine="360"/>
        <w:rPr>
          <w:rFonts w:ascii="Arial" w:hAnsi="Arial" w:cs="Arial"/>
          <w:color w:val="000000"/>
          <w:sz w:val="22"/>
          <w:shd w:val="clear" w:color="auto" w:fill="FFFFFF"/>
        </w:rPr>
      </w:pPr>
      <w:r>
        <w:rPr>
          <w:rFonts w:ascii="Arial" w:hAnsi="Arial" w:cs="Arial"/>
          <w:color w:val="000000"/>
          <w:sz w:val="22"/>
          <w:shd w:val="clear" w:color="auto" w:fill="FFFFFF"/>
        </w:rPr>
        <w:t>While m</w:t>
      </w:r>
      <w:r w:rsidR="00885C29" w:rsidRPr="00D43850">
        <w:rPr>
          <w:rFonts w:ascii="Arial" w:hAnsi="Arial" w:cs="Arial"/>
          <w:color w:val="000000"/>
          <w:sz w:val="22"/>
          <w:shd w:val="clear" w:color="auto" w:fill="FFFFFF"/>
        </w:rPr>
        <w:t xml:space="preserve">ost primary </w:t>
      </w:r>
      <w:r>
        <w:rPr>
          <w:rFonts w:ascii="Arial" w:hAnsi="Arial" w:cs="Arial"/>
          <w:color w:val="000000"/>
          <w:sz w:val="22"/>
          <w:shd w:val="clear" w:color="auto" w:fill="FFFFFF"/>
        </w:rPr>
        <w:t>tuberculosis</w:t>
      </w:r>
      <w:r w:rsidR="00885C29" w:rsidRPr="00D43850">
        <w:rPr>
          <w:rFonts w:ascii="Arial" w:hAnsi="Arial" w:cs="Arial"/>
          <w:color w:val="000000"/>
          <w:sz w:val="22"/>
          <w:shd w:val="clear" w:color="auto" w:fill="FFFFFF"/>
        </w:rPr>
        <w:t xml:space="preserve"> lesions reside in the lower lung zone</w:t>
      </w:r>
      <w:r>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 xml:space="preserve">post-primary </w:t>
      </w:r>
      <w:r>
        <w:rPr>
          <w:rFonts w:ascii="Arial" w:hAnsi="Arial" w:cs="Arial"/>
          <w:color w:val="000000"/>
          <w:sz w:val="22"/>
          <w:shd w:val="clear" w:color="auto" w:fill="FFFFFF"/>
        </w:rPr>
        <w:t>tuberculosis</w:t>
      </w:r>
      <w:r w:rsidR="00885C29" w:rsidRPr="00D43850">
        <w:rPr>
          <w:rFonts w:ascii="Arial" w:hAnsi="Arial" w:cs="Arial"/>
          <w:color w:val="000000"/>
          <w:sz w:val="22"/>
          <w:shd w:val="clear" w:color="auto" w:fill="FFFFFF"/>
        </w:rPr>
        <w:t xml:space="preserve"> is more common in the upper lobes (especially apices) and superior segments of the lower lobes.  While the precise reason for the differential lung distribution between primary </w:t>
      </w:r>
      <w:r>
        <w:rPr>
          <w:rFonts w:ascii="Arial" w:hAnsi="Arial" w:cs="Arial"/>
          <w:color w:val="000000"/>
          <w:sz w:val="22"/>
          <w:shd w:val="clear" w:color="auto" w:fill="FFFFFF"/>
        </w:rPr>
        <w:t>tuberculosis</w:t>
      </w:r>
      <w:r w:rsidRPr="00D43850">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 xml:space="preserve">and post-primary </w:t>
      </w:r>
      <w:r>
        <w:rPr>
          <w:rFonts w:ascii="Arial" w:hAnsi="Arial" w:cs="Arial"/>
          <w:color w:val="000000"/>
          <w:sz w:val="22"/>
          <w:shd w:val="clear" w:color="auto" w:fill="FFFFFF"/>
        </w:rPr>
        <w:t>tuberculosis</w:t>
      </w:r>
      <w:r w:rsidRPr="00D43850">
        <w:rPr>
          <w:rFonts w:ascii="Arial" w:hAnsi="Arial" w:cs="Arial"/>
          <w:color w:val="000000"/>
          <w:sz w:val="22"/>
          <w:shd w:val="clear" w:color="auto" w:fill="FFFFFF"/>
        </w:rPr>
        <w:t xml:space="preserve"> </w:t>
      </w:r>
      <w:r w:rsidR="00885C29" w:rsidRPr="00D43850">
        <w:rPr>
          <w:rFonts w:ascii="Arial" w:hAnsi="Arial" w:cs="Arial"/>
          <w:color w:val="000000"/>
          <w:sz w:val="22"/>
          <w:shd w:val="clear" w:color="auto" w:fill="FFFFFF"/>
        </w:rPr>
        <w:t>remains unclear, we and others posit that preferential reactivation of primary lesions in the upper lung zones is influenced by fundamental physiological and chemical mechanisms discussed below.</w:t>
      </w:r>
      <w:r>
        <w:rPr>
          <w:rFonts w:ascii="Arial" w:hAnsi="Arial" w:cs="Arial"/>
          <w:color w:val="000000"/>
          <w:sz w:val="22"/>
          <w:shd w:val="clear" w:color="auto" w:fill="FFFFFF"/>
        </w:rPr>
        <w:t xml:space="preserve">  We also hypothesize that the same mechanisms may be occurring with location of NTM-LD cavities. </w:t>
      </w:r>
    </w:p>
    <w:p w14:paraId="73657739" w14:textId="77777777" w:rsidR="00885C29" w:rsidRPr="00D43850" w:rsidRDefault="00885C29" w:rsidP="00885C29">
      <w:pPr>
        <w:ind w:firstLine="360"/>
        <w:rPr>
          <w:rFonts w:ascii="Arial" w:hAnsi="Arial" w:cs="Arial"/>
          <w:color w:val="000000"/>
          <w:sz w:val="22"/>
          <w:shd w:val="clear" w:color="auto" w:fill="FFFFFF"/>
        </w:rPr>
      </w:pPr>
    </w:p>
    <w:p w14:paraId="326A5AE9" w14:textId="6A962B70"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First</w:t>
      </w:r>
      <w:r w:rsidRPr="00D43850">
        <w:rPr>
          <w:rFonts w:ascii="Arial" w:hAnsi="Arial" w:cs="Arial"/>
          <w:color w:val="000000"/>
          <w:sz w:val="22"/>
          <w:shd w:val="clear" w:color="auto" w:fill="FFFFFF"/>
        </w:rPr>
        <w:t>, there is much less perfusion in the upper lung zones in upright humans (</w:t>
      </w:r>
      <w:r w:rsidRPr="00D43850">
        <w:rPr>
          <w:rFonts w:ascii="Arial" w:hAnsi="Arial" w:cs="Arial"/>
          <w:b/>
          <w:bCs/>
          <w:color w:val="000000"/>
          <w:sz w:val="22"/>
          <w:shd w:val="clear" w:color="auto" w:fill="FFFFFF"/>
        </w:rPr>
        <w:t>Figure 2B</w:t>
      </w:r>
      <w:r w:rsidRPr="00D43850">
        <w:rPr>
          <w:rFonts w:ascii="Arial" w:hAnsi="Arial" w:cs="Arial"/>
          <w:color w:val="000000"/>
          <w:sz w:val="22"/>
          <w:shd w:val="clear" w:color="auto" w:fill="FFFFFF"/>
        </w:rPr>
        <w:t xml:space="preserve">).  The decreased in blood perfusion will result in decreased influx of both immune cells and soluble factors such as antibodies and complement components to the upper lung zones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&lt;EndNote&gt;&lt;Cite&gt;&lt;Author&gt;Dock&lt;/Author&gt;&lt;Year&gt;1946&lt;/Year&gt;&lt;RecNum&gt;58&lt;/RecNum&gt;&lt;DisplayText&gt;(21, 22)&lt;/DisplayText&gt;&lt;record&gt;&lt;rec-number&gt;58&lt;/rec-number&gt;&lt;foreign-keys&gt;&lt;key app="EN" db-id="davez2z9k9exfledsz7x0sarperdr9rsa9rr" timestamp="1764294761"&gt;58&lt;/key&gt;&lt;/foreign-keys&gt;&lt;ref-type name="Journal Article"&gt;17&lt;/ref-type&gt;&lt;contributors&gt;&lt;authors&gt;&lt;author&gt;Dock, W.&lt;/author&gt;&lt;/authors&gt;&lt;/contributors&gt;&lt;titles&gt;&lt;title&gt;Apical localization of phthisis: its significance in treatment by prolonged rest in bed.&lt;/title&gt;&lt;secondary-title&gt;Am Rev Tuberc&lt;/secondary-title&gt;&lt;/titles&gt;&lt;periodical&gt;&lt;full-title&gt;Am Rev Tuberc&lt;/full-title&gt;&lt;/periodical&gt;&lt;pages&gt;297-305&lt;/pages&gt;&lt;volume&gt;53&lt;/volume&gt;&lt;dates&gt;&lt;year&gt;1946&lt;/year&gt;&lt;/dates&gt;&lt;urls&gt;&lt;/urls&gt;&lt;electronic-resource-num&gt;10.1164/art.1946.53.4.297&lt;/electronic-resource-num&gt;&lt;/record&gt;&lt;/Cite&gt;&lt;Cite&gt;&lt;Author&gt;Murray&lt;/Author&gt;&lt;Year&gt;2003&lt;/Year&gt;&lt;RecNum&gt;70&lt;/RecNum&gt;&lt;record&gt;&lt;rec-number&gt;70&lt;/rec-number&gt;&lt;foreign-keys&gt;&lt;key app="EN" db-id="davez2z9k9exfledsz7x0sarperdr9rsa9rr" timestamp="1764294761"&gt;70&lt;/key&gt;&lt;/foreign-keys&gt;&lt;ref-type name="Journal Article"&gt;17&lt;/ref-type&gt;&lt;contributors&gt;&lt;authors&gt;&lt;author&gt;Murray, J.F.&lt;/author&gt;&lt;/authors&gt;&lt;/contributors&gt;&lt;titles&gt;&lt;title&gt;Bill Dock and the location of pulmonary tuberculosis: how bed rest might have helped consumption.&lt;/title&gt;&lt;secondary-title&gt;Am J Respir Crit Care Med&lt;/secondary-title&gt;&lt;/titles&gt;&lt;periodical&gt;&lt;full-title&gt;Am J Respir Crit Care Med&lt;/full-title&gt;&lt;/periodical&gt;&lt;pages&gt;1029–1033&lt;/pages&gt;&lt;volume&gt;168&lt;/volume&gt;&lt;dates&gt;&lt;year&gt;2003&lt;/year&gt;&lt;/dates&gt;&lt;urls&gt;&lt;/urls&gt;&lt;electronic-resource-num&gt;10.1164/rccm.200307-1016OE&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(21, 22)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50A9FA0F" w14:textId="77777777" w:rsidR="00F06DA5" w:rsidRDefault="00F06DA5" w:rsidP="00621A1C">
      <w:pPr>
        <w:ind w:firstLine="360"/>
        <w:rPr>
          <w:rFonts w:ascii="Arial" w:hAnsi="Arial" w:cs="Arial"/>
          <w:color w:val="000000"/>
          <w:sz w:val="22"/>
          <w:shd w:val="clear" w:color="auto" w:fill="FFFFFF"/>
        </w:rPr>
      </w:pPr>
    </w:p>
    <w:p w14:paraId="76ABCE8F" w14:textId="39BD06BA"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Second</w:t>
      </w:r>
      <w:r w:rsidRPr="00D43850">
        <w:rPr>
          <w:rFonts w:ascii="Arial" w:hAnsi="Arial" w:cs="Arial"/>
          <w:color w:val="000000"/>
          <w:sz w:val="22"/>
          <w:shd w:val="clear" w:color="auto" w:fill="FFFFFF"/>
        </w:rPr>
        <w:t>, due to decreased capillary perfusion pressure to the lung apices in upright humans, there is also decreased lymphatic fluid formation in the upper lung zones, resulting in reduced lymphatic drainage of</w:t>
      </w:r>
      <w:r w:rsidR="00705D07">
        <w:rPr>
          <w:rFonts w:ascii="Arial" w:hAnsi="Arial" w:cs="Arial"/>
          <w:color w:val="000000"/>
          <w:sz w:val="22"/>
          <w:shd w:val="clear" w:color="auto" w:fill="FFFFFF"/>
        </w:rPr>
        <w:t xml:space="preserve"> NTM </w:t>
      </w:r>
      <w:r w:rsidRPr="00D43850">
        <w:rPr>
          <w:rFonts w:ascii="Arial" w:hAnsi="Arial" w:cs="Arial"/>
          <w:color w:val="000000"/>
          <w:sz w:val="22"/>
          <w:shd w:val="clear" w:color="auto" w:fill="FFFFFF"/>
        </w:rPr>
        <w:t>antigen/debris removal to lymph nodes and reduced T cell priming (</w:t>
      </w:r>
      <w:r w:rsidRPr="00D43850">
        <w:rPr>
          <w:rFonts w:ascii="Arial" w:hAnsi="Arial" w:cs="Arial"/>
          <w:b/>
          <w:bCs/>
          <w:color w:val="000000"/>
          <w:sz w:val="22"/>
          <w:shd w:val="clear" w:color="auto" w:fill="FFFFFF"/>
        </w:rPr>
        <w:t>Figure 2C</w:t>
      </w:r>
      <w:r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&lt;EndNote&gt;&lt;Cite&gt;&lt;Author&gt;Goodwin&lt;/Author&gt;&lt;Year&gt;1983&lt;/Year&gt;&lt;RecNum&gt;61&lt;/RecNum&gt;&lt;DisplayText&gt;(23)&lt;/DisplayText&gt;&lt;record&gt;&lt;rec-number&gt;61&lt;/rec-number&gt;&lt;foreign-keys&gt;&lt;key app="EN" db-id="davez2z9k9exfledsz7x0sarperdr9rsa9rr" timestamp="1764294761"&gt;61&lt;/key&gt;&lt;/foreign-keys&gt;&lt;ref-type name="Journal Article"&gt;17&lt;/ref-type&gt;&lt;contributors&gt;&lt;authors&gt;&lt;author&gt;Goodwin, R.A.&lt;/author&gt;&lt;author&gt;Des Prez, R.M.&lt;/author&gt;&lt;/authors&gt;&lt;/contributors&gt;&lt;titles&gt;&lt;title&gt;Apical localization of pulmonary tuberculosis, chronic pulmonary histoplasmosis, and progressive massive fibrosis of the lung.&lt;/title&gt;&lt;secondary-title&gt;Chest&lt;/secondary-title&gt;&lt;/titles&gt;&lt;periodical&gt;&lt;full-title&gt;Chest&lt;/full-title&gt;&lt;/periodical&gt;&lt;pages&gt;801-805&lt;/pages&gt;&lt;volume&gt;83&lt;/volume&gt;&lt;dates&gt;&lt;year&gt;1983&lt;/year&gt;&lt;/dates&gt;&lt;urls&gt;&lt;/urls&gt;&lt;electronic-resource-num&gt;10.1378/chest.83.5.801&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44C18D82" w14:textId="77777777" w:rsidR="00F06DA5" w:rsidRDefault="00F06DA5" w:rsidP="00621A1C">
      <w:pPr>
        <w:ind w:firstLine="360"/>
        <w:rPr>
          <w:rFonts w:ascii="Arial" w:hAnsi="Arial" w:cs="Arial"/>
          <w:color w:val="000000"/>
          <w:sz w:val="22"/>
          <w:shd w:val="clear" w:color="auto" w:fill="FFFFFF"/>
        </w:rPr>
      </w:pPr>
    </w:p>
    <w:p w14:paraId="5439BA02" w14:textId="4CEAD6D7" w:rsidR="00F06DA5" w:rsidRDefault="00885C29" w:rsidP="00621A1C">
      <w:pPr>
        <w:ind w:firstLine="360"/>
        <w:rPr>
          <w:rFonts w:ascii="Arial" w:hAnsi="Arial" w:cs="Arial"/>
          <w:color w:val="000000"/>
          <w:sz w:val="22"/>
          <w:shd w:val="clear" w:color="auto" w:fill="FFFFFF"/>
        </w:rPr>
      </w:pPr>
      <w:r w:rsidRPr="0026071D">
        <w:rPr>
          <w:rFonts w:ascii="Arial" w:hAnsi="Arial" w:cs="Arial"/>
          <w:color w:val="000000"/>
          <w:sz w:val="22"/>
          <w:u w:val="single"/>
          <w:shd w:val="clear" w:color="auto" w:fill="FFFFFF"/>
        </w:rPr>
        <w:t>Third</w:t>
      </w:r>
      <w:r>
        <w:rPr>
          <w:rFonts w:ascii="Arial" w:hAnsi="Arial" w:cs="Arial"/>
          <w:color w:val="000000"/>
          <w:sz w:val="22"/>
          <w:shd w:val="clear" w:color="auto" w:fill="FFFFFF"/>
        </w:rPr>
        <w:t xml:space="preserve">, there is relative alkalosis in the upper lung zones compared to the lung bases (~pH </w:t>
      </w:r>
      <w:r w:rsidRPr="00D43850">
        <w:rPr>
          <w:rFonts w:ascii="Arial" w:hAnsi="Arial" w:cs="Arial"/>
          <w:color w:val="000000"/>
          <w:sz w:val="22"/>
          <w:shd w:val="clear" w:color="auto" w:fill="FFFFFF"/>
        </w:rPr>
        <w:t xml:space="preserve">7.51 vs. 7.39, respectively) due to increased ventilation:perfusion ratio in the upper lung zones in upright humans; </w:t>
      </w:r>
      <w:r w:rsidRPr="00D43850">
        <w:rPr>
          <w:rFonts w:ascii="Arial" w:hAnsi="Arial" w:cs="Arial"/>
          <w:i/>
          <w:iCs/>
          <w:color w:val="000000"/>
          <w:sz w:val="22"/>
          <w:shd w:val="clear" w:color="auto" w:fill="FFFFFF"/>
        </w:rPr>
        <w:t>i.e.</w:t>
      </w:r>
      <w:r w:rsidRPr="00D43850">
        <w:rPr>
          <w:rFonts w:ascii="Arial" w:hAnsi="Arial" w:cs="Arial"/>
          <w:color w:val="000000"/>
          <w:sz w:val="22"/>
          <w:shd w:val="clear" w:color="auto" w:fill="FFFFFF"/>
        </w:rPr>
        <w:t xml:space="preserve">, perfusion is disproportionately much less than ventilation in the upper lobes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&lt;EndNote&gt;&lt;Cite&gt;&lt;Author&gt;West&lt;/Author&gt;&lt;Year&gt;2020&lt;/Year&gt;&lt;RecNum&gt;77&lt;/RecNum&gt;&lt;DisplayText&gt;(24)&lt;/DisplayText&gt;&lt;record&gt;&lt;rec-number&gt;77&lt;/rec-number&gt;&lt;foreign-keys&gt;&lt;key app="EN" db-id="davez2z9k9exfledsz7x0sarperdr9rsa9rr" timestamp="1764294761"&gt;77&lt;/key&gt;&lt;/foreign-keys&gt;&lt;ref-type name="Book"&gt;6&lt;/ref-type&gt;&lt;contributors&gt;&lt;authors&gt;&lt;author&gt;West, J.B.&lt;/author&gt;&lt;author&gt;Luks, A.M.&lt;/author&gt;&lt;/authors&gt;&lt;/contributors&gt;&lt;titles&gt;&lt;title&gt;West’s Respiratory Physiology: The Essentials.&lt;/title&gt;&lt;/titles&gt;&lt;edition&gt;11th&lt;/edition&gt;&lt;dates&gt;&lt;year&gt;2020&lt;/year&gt;&lt;/dates&gt;&lt;pub-location&gt;Philadelphia, PA&lt;/pub-location&gt;&lt;publisher&gt;Wolters Kluwer&lt;/publisher&gt;&lt;urls&gt;&lt;/urls&gt;&lt;/record&gt;&lt;/Cite&gt;&lt;/EndNote&gt;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(24)</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Alkalosis promotes aerobic glycolysis over oxidative phosphorylation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&lt;EndNote&gt;&lt;Cite&gt;&lt;Author&gt;Alfarouk&lt;/Author&gt;&lt;Year&gt;2014&lt;/Year&gt;&lt;RecNum&gt;54&lt;/RecNum&gt;&lt;DisplayText&gt;(25, 26)&lt;/DisplayText&gt;&lt;record&gt;&lt;rec-number&gt;54&lt;/rec-number&gt;&lt;foreign-keys&gt;&lt;key app="EN" db-id="davez2z9k9exfledsz7x0sarperdr9rsa9rr" timestamp="1764294761"&gt;54&lt;/key&gt;&lt;/foreign-keys&gt;&lt;ref-type name="Journal Article"&gt;17&lt;/ref-type&gt;&lt;contributors&gt;&lt;authors&gt;&lt;author&gt;Alfarouk, K.O.&lt;/author&gt;&lt;author&gt;Verduzco, D.&lt;/author&gt;&lt;author&gt;Rauch, C.&lt;/author&gt;&lt;author&gt;Muddathir, A.K.&lt;/author&gt;&lt;author&gt;Adil, H.H.&lt;/author&gt;&lt;author&gt;Elhassan, G.O.&lt;/author&gt;&lt;author&gt;Ibrahim, M.E.&lt;/author&gt;&lt;author&gt;David Polo Orozco, J.&lt;/author&gt;&lt;author&gt;Cardone, R.A.&lt;/author&gt;&lt;author&gt;Reshkin, S.J.&lt;/author&gt;&lt;author&gt;Harguindey, S.&lt;/author&gt;&lt;/authors&gt;&lt;/contributors&gt;&lt;titles&gt;&lt;title&gt;Glycolysis, tumor metabolism, cancer growth and dissemination. A new pH-based etiopathogenic perspective and therapeutic approach to an old cancer question.&lt;/title&gt;&lt;secondary-title&gt;Oncoscience&lt;/secondary-title&gt;&lt;/titles&gt;&lt;periodical&gt;&lt;full-title&gt;Oncoscience&lt;/full-title&gt;&lt;/periodical&gt;&lt;pages&gt;777-802&lt;/pages&gt;&lt;volume&gt;1&lt;/volume&gt;&lt;dates&gt;&lt;year&gt;2014&lt;/year&gt;&lt;/dates&gt;&lt;urls&gt;&lt;/urls&gt;&lt;electronic-resource-num&gt;10.18632/oncoscience.109&lt;/electronic-resource-num&gt;&lt;/record&gt;&lt;/Cite&gt;&lt;Cite&gt;&lt;Author&gt;López-Lázaro&lt;/Author&gt;&lt;Year&gt;2010&lt;/Year&gt;&lt;RecNum&gt;66&lt;/RecNum&gt;&lt;record&gt;&lt;rec-number&gt;66&lt;/rec-number&gt;&lt;foreign-keys&gt;&lt;key app="EN" db-id="davez2z9k9exfledsz7x0sarperdr9rsa9rr" timestamp="1764294761"&gt;66&lt;/key&gt;&lt;/foreign-keys&gt;&lt;ref-type name="Journal Article"&gt;17&lt;/ref-type&gt;&lt;contributors&gt;&lt;authors&gt;&lt;author&gt;López-Lázaro, M.&lt;/author&gt;&lt;/authors&gt;&lt;/contributors&gt;&lt;titles&gt;&lt;title&gt;A new view of carcinogenesis and an alternative approach to cancer therapy.&lt;/title&gt;&lt;secondary-title&gt;Mol Med&lt;/secondary-title&gt;&lt;/titles&gt;&lt;periodical&gt;&lt;full-title&gt;Mol Med&lt;/full-title&gt;&lt;/periodical&gt;&lt;pages&gt;144-153&lt;/pages&gt;&lt;volume&gt;16&lt;/volume&gt;&lt;dates&gt;&lt;year&gt;2010&lt;/year&gt;&lt;/dates&gt;&lt;urls&gt;&lt;/urls&gt;&lt;electronic-resource-num&gt;10.2119/molmed.2009.00162&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(25, 26)</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and this increase in glycolysis can hinder autophagic flux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&lt;EndNote&gt;&lt;Cite&gt;&lt;Author&gt;Chu&lt;/Author&gt;&lt;Year&gt;2020&lt;/Year&gt;&lt;RecNum&gt;56&lt;/RecNum&gt;&lt;DisplayText&gt;(27)&lt;/DisplayText&gt;&lt;record&gt;&lt;rec-number&gt;56&lt;/rec-number&gt;&lt;foreign-keys&gt;&lt;key app="EN" db-id="davez2z9k9exfledsz7x0sarperdr9rsa9rr" timestamp="1764294761"&gt;56&lt;/key&gt;&lt;/foreign-keys&gt;&lt;ref-type name="Journal Article"&gt;17&lt;/ref-type&gt;&lt;contributors&gt;&lt;authors&gt;&lt;author&gt;Chu, Y.&lt;/author&gt;&lt;author&gt;Chang, Y.&lt;/author&gt;&lt;author&gt;Lu, W.&lt;/author&gt;&lt;author&gt;Sheng, X.&lt;/author&gt;&lt;author&gt;Wang, S.&lt;/author&gt;&lt;author&gt;Xu, H.&lt;/author&gt;&lt;author&gt;Ma, J.&lt;/author&gt;&lt;/authors&gt;&lt;/contributors&gt;&lt;titles&gt;&lt;title&gt;Regulation of Autophagy by Glycolysis in Cancer.&lt;/title&gt;&lt;secondary-title&gt;Cancer Manag Res&lt;/secondary-title&gt;&lt;/titles&gt;&lt;periodical&gt;&lt;full-title&gt;Cancer Manag Res&lt;/full-title&gt;&lt;/periodical&gt;&lt;pages&gt;13259-13271&lt;/pages&gt;&lt;volume&gt;12&lt;/volume&gt;&lt;dates&gt;&lt;year&gt;2020&lt;/year&gt;&lt;/dates&gt;&lt;urls&gt;&lt;/urls&gt;&lt;electronic-resource-num&gt;10.2147/CMAR.S279672&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(27)</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impairing a key mechanism for killing intracellular </w:t>
      </w:r>
      <w:r w:rsidR="00705D07">
        <w:rPr>
          <w:rFonts w:ascii="Arial" w:hAnsi="Arial" w:cs="Arial"/>
          <w:color w:val="000000"/>
          <w:sz w:val="22"/>
          <w:shd w:val="clear" w:color="auto" w:fill="FFFFFF"/>
        </w:rPr>
        <w:t xml:space="preserve">NTM </w:t>
      </w:r>
      <w:r w:rsidRPr="00D43850">
        <w:rPr>
          <w:rFonts w:ascii="Arial" w:hAnsi="Arial" w:cs="Arial"/>
          <w:color w:val="000000"/>
          <w:sz w:val="22"/>
          <w:shd w:val="clear" w:color="auto" w:fill="FFFFFF"/>
        </w:rPr>
        <w:t xml:space="preserve">although there is evidence that aerobic glycolysis is also host protective against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by various mechanisms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&lt;EndNote&gt;&lt;Cite&gt;&lt;Author&gt;Lyu&lt;/Author&gt;&lt;Year&gt;2024&lt;/Year&gt;&lt;RecNum&gt;67&lt;/RecNum&gt;&lt;DisplayText&gt;(28)&lt;/DisplayText&gt;&lt;record&gt;&lt;rec-number&gt;67&lt;/rec-number&gt;&lt;foreign-keys&gt;&lt;key app="EN" db-id="davez2z9k9exfledsz7x0sarperdr9rsa9rr" timestamp="1764294761"&gt;67&lt;/key&gt;&lt;/foreign-keys&gt;&lt;ref-type name="Journal Article"&gt;17&lt;/ref-type&gt;&lt;contributors&gt;&lt;authors&gt;&lt;author&gt;Lyu, J.&lt;/author&gt;&lt;author&gt;Narum, D.E.&lt;/author&gt;&lt;author&gt;Baldwin, S.L.&lt;/author&gt;&lt;author&gt;Larsen, S.E.&lt;/author&gt;&lt;author&gt;Bai, X.&lt;/author&gt;&lt;author&gt;Griffith, D.E.&lt;/author&gt;&lt;author&gt;Dartois, V.&lt;/author&gt;&lt;author&gt;Naidoo, T.&lt;/author&gt;&lt;author&gt;Steyn, A.J.C.&lt;/author&gt;&lt;author&gt;Coler, R.N.&lt;/author&gt;&lt;author&gt;Chan, E.D.&lt;/author&gt;&lt;/authors&gt;&lt;/contributors&gt;&lt;titles&gt;&lt;title&gt;Understanding the development of tuberculous granulomas: insights into host protection and pathogenesis, a review in humans and animals.&lt;/title&gt;&lt;secondary-title&gt;Front Immunol&lt;/secondary-title&gt;&lt;/titles&gt;&lt;periodical&gt;&lt;full-title&gt;Front Immunol&lt;/full-title&gt;&lt;/periodical&gt;&lt;pages&gt;1427559&lt;/pages&gt;&lt;volume&gt;15&lt;/volume&gt;&lt;dates&gt;&lt;year&gt;2024&lt;/year&gt;&lt;/dates&gt;&lt;urls&gt;&lt;/urls&gt;&lt;/record&gt;&lt;/Cite&gt;&lt;/EndNote&gt;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(28)</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6A8B2951" w14:textId="77777777" w:rsidR="00F06DA5" w:rsidRDefault="00F06DA5" w:rsidP="00621A1C">
      <w:pPr>
        <w:ind w:firstLine="360"/>
        <w:rPr>
          <w:rFonts w:ascii="Arial" w:hAnsi="Arial" w:cs="Arial"/>
          <w:color w:val="000000"/>
          <w:sz w:val="22"/>
          <w:shd w:val="clear" w:color="auto" w:fill="FFFFFF"/>
        </w:rPr>
      </w:pPr>
    </w:p>
    <w:p w14:paraId="1BCF0DA8" w14:textId="6931731F" w:rsidR="00F06DA5"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Fourth</w:t>
      </w:r>
      <w:r w:rsidRPr="00D43850">
        <w:rPr>
          <w:rFonts w:ascii="Arial" w:hAnsi="Arial" w:cs="Arial"/>
          <w:color w:val="000000"/>
          <w:sz w:val="22"/>
          <w:shd w:val="clear" w:color="auto" w:fill="FFFFFF"/>
        </w:rPr>
        <w:t>, the relatively greater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tension in the alveoli of the upper lung zones in upright humans (</w:t>
      </w:r>
      <w:r w:rsidRPr="00D43850">
        <w:rPr>
          <w:rFonts w:ascii="Arial" w:hAnsi="Arial" w:cs="Arial"/>
          <w:b/>
          <w:bCs/>
          <w:color w:val="000000"/>
          <w:sz w:val="22"/>
          <w:shd w:val="clear" w:color="auto" w:fill="FFFFFF"/>
        </w:rPr>
        <w:t>Figure 2D</w:t>
      </w:r>
      <w:r w:rsidRPr="00D43850">
        <w:rPr>
          <w:rFonts w:ascii="Arial" w:hAnsi="Arial" w:cs="Arial"/>
          <w:color w:val="000000"/>
          <w:sz w:val="22"/>
          <w:shd w:val="clear" w:color="auto" w:fill="FFFFFF"/>
        </w:rPr>
        <w:t xml:space="preserve">) creates a more hospitable environment for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00705D07">
        <w:rPr>
          <w:rFonts w:ascii="Arial" w:hAnsi="Arial" w:cs="Arial"/>
          <w:color w:val="000000"/>
          <w:sz w:val="22"/>
          <w:shd w:val="clear" w:color="auto" w:fill="FFFFFF"/>
        </w:rPr>
        <w:t xml:space="preserve">and likely NTM </w:t>
      </w:r>
      <w:r w:rsidRPr="00D43850">
        <w:rPr>
          <w:rFonts w:ascii="Arial" w:hAnsi="Arial" w:cs="Arial"/>
          <w:color w:val="000000"/>
          <w:sz w:val="22"/>
          <w:shd w:val="clear" w:color="auto" w:fill="FFFFFF"/>
        </w:rPr>
        <w:t xml:space="preserve">replication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&lt;EndNote&gt;&lt;Cite&gt;&lt;Author&gt;Dock&lt;/Author&gt;&lt;Year&gt;1954&lt;/Year&gt;&lt;RecNum&gt;59&lt;/RecNum&gt;&lt;DisplayText&gt;(23, 29)&lt;/DisplayText&gt;&lt;record&gt;&lt;rec-number&gt;59&lt;/rec-number&gt;&lt;foreign-keys&gt;&lt;key app="EN" db-id="davez2z9k9exfledsz7x0sarperdr9rsa9rr" timestamp="1764294761"&gt;59&lt;/key&gt;&lt;/foreign-keys&gt;&lt;ref-type name="Journal Article"&gt;17&lt;/ref-type&gt;&lt;contributors&gt;&lt;authors&gt;&lt;author&gt;Dock, W.&lt;/author&gt;&lt;/authors&gt;&lt;/contributors&gt;&lt;titles&gt;&lt;title&gt;Effect of posture on alveolar gas tension in tuberculosis: explanation for favored sites of chronic pulmonary lesions.&lt;/title&gt;&lt;secondary-title&gt;Arch Intern Med&lt;/secondary-title&gt;&lt;/titles&gt;&lt;periodical&gt;&lt;full-title&gt;Arch Intern Med&lt;/full-title&gt;&lt;/periodical&gt;&lt;pages&gt;700-708&lt;/pages&gt;&lt;volume&gt;94&lt;/volume&gt;&lt;dates&gt;&lt;year&gt;1954&lt;/year&gt;&lt;/dates&gt;&lt;urls&gt;&lt;/urls&gt;&lt;/record&gt;&lt;/Cite&gt;&lt;Cite&gt;&lt;Author&gt;Goodwin&lt;/Author&gt;&lt;Year&gt;1983&lt;/Year&gt;&lt;RecNum&gt;61&lt;/RecNum&gt;&lt;record&gt;&lt;rec-number&gt;61&lt;/rec-number&gt;&lt;foreign-keys&gt;&lt;key app="EN" db-id="davez2z9k9exfledsz7x0sarperdr9rsa9rr" timestamp="1764294761"&gt;61&lt;/key&gt;&lt;/foreign-keys&gt;&lt;ref-type name="Journal Article"&gt;17&lt;/ref-type&gt;&lt;contributors&gt;&lt;authors&gt;&lt;author&gt;Goodwin, R.A.&lt;/author&gt;&lt;author&gt;Des Prez, R.M.&lt;/author&gt;&lt;/authors&gt;&lt;/contributors&gt;&lt;titles&gt;&lt;title&gt;Apical localization of pulmonary tuberculosis, chronic pulmonary histoplasmosis, and progressive massive fibrosis of the lung.&lt;/title&gt;&lt;secondary-title&gt;Chest&lt;/secondary-title&gt;&lt;/titles&gt;&lt;periodical&gt;&lt;full-title&gt;Chest&lt;/full-title&gt;&lt;/periodical&gt;&lt;pages&gt;801-805&lt;/pages&gt;&lt;volume&gt;83&lt;/volume&gt;&lt;dates&gt;&lt;year&gt;1983&lt;/year&gt;&lt;/dates&gt;&lt;urls&gt;&lt;/urls&gt;&lt;electronic-resource-num&gt;10.1378/chest.83.5.801&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(23, 29)</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The reasons for greater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tension in the air spaces and lung tissues of the upper lobes in upright humans are two-fold: </w:t>
      </w:r>
      <w:r w:rsidRPr="00296BEC">
        <w:rPr>
          <w:rFonts w:ascii="Arial" w:hAnsi="Arial" w:cs="Arial"/>
          <w:i/>
          <w:iCs/>
          <w:color w:val="000000"/>
          <w:sz w:val="22"/>
          <w:shd w:val="clear" w:color="auto" w:fill="FFFFFF"/>
        </w:rPr>
        <w:t>(i)</w:t>
      </w:r>
      <w:r w:rsidRPr="00D43850">
        <w:rPr>
          <w:rFonts w:ascii="Arial" w:hAnsi="Arial" w:cs="Arial"/>
          <w:color w:val="000000"/>
          <w:sz w:val="22"/>
          <w:shd w:val="clear" w:color="auto" w:fill="FFFFFF"/>
        </w:rPr>
        <w:t xml:space="preserve"> greater ratio of perfusion of high-pressure, oxygenated blood from the bronchial arteries compared to the low-pressure, deoxygenated blood from the pulmonary artery circulation and </w:t>
      </w:r>
      <w:r w:rsidRPr="00296BEC">
        <w:rPr>
          <w:rFonts w:ascii="Arial" w:hAnsi="Arial" w:cs="Arial"/>
          <w:i/>
          <w:iCs/>
          <w:color w:val="000000"/>
          <w:sz w:val="22"/>
          <w:shd w:val="clear" w:color="auto" w:fill="FFFFFF"/>
        </w:rPr>
        <w:t>(ii)</w:t>
      </w:r>
      <w:r w:rsidRPr="00D43850">
        <w:rPr>
          <w:rFonts w:ascii="Arial" w:hAnsi="Arial" w:cs="Arial"/>
          <w:color w:val="000000"/>
          <w:sz w:val="22"/>
          <w:shd w:val="clear" w:color="auto" w:fill="FFFFFF"/>
        </w:rPr>
        <w:t xml:space="preserve"> relatively less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extracted from the upper lobe alveoli by red blood cells from</w:t>
      </w:r>
      <w:r>
        <w:rPr>
          <w:rFonts w:ascii="Arial" w:hAnsi="Arial" w:cs="Arial"/>
          <w:color w:val="000000"/>
          <w:sz w:val="22"/>
          <w:shd w:val="clear" w:color="auto" w:fill="FFFFFF"/>
        </w:rPr>
        <w:t xml:space="preserve"> the lower pressure, pulmonary artery circulation in upright humans.  </w:t>
      </w:r>
      <w:r w:rsidRPr="00EC2379">
        <w:rPr>
          <w:rFonts w:ascii="Arial" w:hAnsi="Arial" w:cs="Arial"/>
          <w:color w:val="000000"/>
          <w:sz w:val="22"/>
          <w:highlight w:val="yellow"/>
          <w:shd w:val="clear" w:color="auto" w:fill="FFFFFF"/>
        </w:rPr>
        <w:t>This notion is supported by evidence that human donor lungs that are deemed marginal for transplantation, there is significantly better oxygenation to the upper lobes than the remaining lungs, as measured by the ratio PaO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:FiO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(partial pressure of 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in the blood:inspired O</w:t>
      </w:r>
      <w:r w:rsidRPr="00EC2379">
        <w:rPr>
          <w:rFonts w:ascii="Arial" w:hAnsi="Arial" w:cs="Arial"/>
          <w:color w:val="000000"/>
          <w:sz w:val="22"/>
          <w:highlight w:val="yellow"/>
          <w:shd w:val="clear" w:color="auto" w:fill="FFFFFF"/>
          <w:vertAlign w:val="subscript"/>
        </w:rPr>
        <w:t>2</w:t>
      </w:r>
      <w:r w:rsidRPr="00EC2379">
        <w:rPr>
          <w:rFonts w:ascii="Arial" w:hAnsi="Arial" w:cs="Arial"/>
          <w:color w:val="000000"/>
          <w:sz w:val="22"/>
          <w:highlight w:val="yellow"/>
          <w:shd w:val="clear" w:color="auto" w:fill="FFFFFF"/>
        </w:rPr>
        <w:t xml:space="preserve"> concentration)</w:t>
      </w:r>
      <w:r>
        <w:rPr>
          <w:rFonts w:ascii="Arial" w:hAnsi="Arial" w:cs="Arial"/>
          <w:color w:val="000000"/>
          <w:sz w:val="22"/>
          <w:shd w:val="clear" w:color="auto" w:fill="FFFFFF"/>
        </w:rPr>
        <w:t xml:space="preserve"> </w:t>
      </w:r>
      <w:r w:rsidRPr="003113D7">
        <w:rPr>
          <w:rFonts w:ascii="Arial" w:hAnsi="Arial" w:cs="Arial"/>
          <w:color w:val="000000"/>
          <w:sz w:val="22"/>
          <w:highlight w:val="cyan"/>
          <w:shd w:val="clear" w:color="auto" w:fill="FFFFFF"/>
        </w:rPr>
        <w:t>&lt;&lt;were these donor lungs in the upright position&gt;&gt;</w:t>
      </w:r>
      <w:r>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&lt;EndNote&gt;&lt;Cite&gt;&lt;Author&gt;Niikawa&lt;/Author&gt;&lt;Year&gt;2019&lt;/Year&gt;&lt;RecNum&gt;71&lt;/RecNum&gt;&lt;DisplayText&gt;(30)&lt;/DisplayText&gt;&lt;record&gt;&lt;rec-number&gt;71&lt;/rec-number&gt;&lt;foreign-keys&gt;&lt;key app="EN" db-id="davez2z9k9exfledsz7x0sarperdr9rsa9rr" timestamp="1764294761"&gt;71&lt;/key&gt;&lt;/foreign-keys&gt;&lt;ref-type name="Journal Article"&gt;17&lt;/ref-type&gt;&lt;contributors&gt;&lt;authors&gt;&lt;author&gt;Niikawa, H.&lt;/author&gt;&lt;author&gt;Okamoto, T.&lt;/author&gt;&lt;author&gt;Ayyat, K.S.&lt;/author&gt;&lt;author&gt;Itoda, Y.&lt;/author&gt;&lt;author&gt;Farver, C.F.&lt;/author&gt;&lt;author&gt;McCurry, K.R.&lt;/author&gt;&lt;/authors&gt;&lt;/contributors&gt;&lt;titles&gt;&lt;title&gt;Better Oxygenation in Upper Lobes Than in Whole Lungs in Marginal Human Donor Lungs Utilized for Cellular Ex Vivo Lung Perfusion.&lt;/title&gt;&lt;secondary-title&gt;J Heart Lung Transplant&lt;/secondary-title&gt;&lt;/titles&gt;&lt;periodical&gt;&lt;full-title&gt;J Heart Lung Transplant&lt;/full-title&gt;&lt;/periodical&gt;&lt;pages&gt;S321&lt;/pages&gt;&lt;volume&gt;38&lt;/volume&gt;&lt;dates&gt;&lt;year&gt;2019&lt;/year&gt;&lt;/dates&gt;&lt;urls&gt;&lt;/urls&gt;&lt;/record&gt;&lt;/Cite&gt;&lt;/EndNote&gt;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(30)</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Supporting evidences that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augments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growth and worsens lung pathology are the experimental findings that: </w:t>
      </w:r>
      <w:r w:rsidRPr="00D43850">
        <w:rPr>
          <w:rFonts w:ascii="Arial" w:hAnsi="Arial" w:cs="Arial"/>
          <w:i/>
          <w:iCs/>
          <w:color w:val="000000"/>
          <w:sz w:val="22"/>
          <w:shd w:val="clear" w:color="auto" w:fill="FFFFFF"/>
        </w:rPr>
        <w:t>(i)</w:t>
      </w:r>
      <w:r w:rsidRPr="00D43850">
        <w:rPr>
          <w:rFonts w:ascii="Arial" w:hAnsi="Arial" w:cs="Arial"/>
          <w:color w:val="000000"/>
          <w:sz w:val="22"/>
          <w:shd w:val="clear" w:color="auto" w:fill="FFFFFF"/>
        </w:rPr>
        <w:t xml:space="preserve"> </w:t>
      </w:r>
      <w:r w:rsidR="00705D07" w:rsidRPr="00010051">
        <w:rPr>
          <w:rFonts w:ascii="Arial" w:hAnsi="Arial" w:cs="Arial"/>
          <w:i/>
          <w:iCs/>
          <w:color w:val="000000"/>
          <w:sz w:val="22"/>
          <w:shd w:val="clear" w:color="auto" w:fill="FFFFFF"/>
        </w:rPr>
        <w:t>MTB</w:t>
      </w:r>
      <w:r w:rsidRPr="00D43850">
        <w:rPr>
          <w:rFonts w:ascii="Arial" w:hAnsi="Arial" w:cs="Arial"/>
          <w:color w:val="000000"/>
          <w:sz w:val="22"/>
          <w:shd w:val="clear" w:color="auto" w:fill="FFFFFF"/>
        </w:rPr>
        <w:t>-infected mice breathing 60%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had significantly higher burden of viable </w:t>
      </w:r>
      <w:r w:rsidR="00705D07" w:rsidRPr="00010051">
        <w:rPr>
          <w:rFonts w:ascii="Arial" w:hAnsi="Arial" w:cs="Arial"/>
          <w:i/>
          <w:iCs/>
          <w:color w:val="000000"/>
          <w:sz w:val="22"/>
          <w:shd w:val="clear" w:color="auto" w:fill="FFFFFF"/>
        </w:rPr>
        <w:t>MTB</w:t>
      </w:r>
      <w:r w:rsidR="00705D07"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in the lungs than control mice breathing 20% O</w:t>
      </w:r>
      <w:r w:rsidRPr="00D43850">
        <w:rPr>
          <w:rFonts w:ascii="Arial" w:hAnsi="Arial" w:cs="Arial"/>
          <w:color w:val="000000"/>
          <w:sz w:val="22"/>
          <w:shd w:val="clear" w:color="auto" w:fill="FFFFFF"/>
          <w:vertAlign w:val="subscript"/>
        </w:rPr>
        <w:t>2</w:t>
      </w:r>
      <w:r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&lt;EndNote&gt;&lt;Cite&gt;&lt;Author&gt;Sever&lt;/Author&gt;&lt;Year&gt;1957&lt;/Year&gt;&lt;RecNum&gt;74&lt;/RecNum&gt;&lt;DisplayText&gt;(31)&lt;/DisplayText&gt;&lt;record&gt;&lt;rec-number&gt;74&lt;/rec-number&gt;&lt;foreign-keys&gt;&lt;key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(31)</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and </w:t>
      </w:r>
      <w:r w:rsidRPr="00D43850">
        <w:rPr>
          <w:rFonts w:ascii="Arial" w:hAnsi="Arial" w:cs="Arial"/>
          <w:i/>
          <w:iCs/>
          <w:color w:val="000000"/>
          <w:sz w:val="22"/>
          <w:shd w:val="clear" w:color="auto" w:fill="FFFFFF"/>
        </w:rPr>
        <w:t>(ii)</w:t>
      </w:r>
      <w:r w:rsidRPr="00D43850">
        <w:rPr>
          <w:rFonts w:ascii="Arial" w:hAnsi="Arial" w:cs="Arial"/>
          <w:color w:val="000000"/>
          <w:sz w:val="22"/>
          <w:shd w:val="clear" w:color="auto" w:fill="FFFFFF"/>
        </w:rPr>
        <w:t xml:space="preserve"> </w:t>
      </w:r>
      <w:r w:rsidR="00705D07">
        <w:rPr>
          <w:rFonts w:ascii="Arial" w:hAnsi="Arial" w:cs="Arial"/>
          <w:i/>
          <w:iCs/>
          <w:color w:val="000000"/>
          <w:sz w:val="22"/>
          <w:shd w:val="clear" w:color="auto" w:fill="FFFFFF"/>
        </w:rPr>
        <w:t xml:space="preserve"> </w:t>
      </w:r>
      <w:r w:rsidR="00705D07" w:rsidRPr="00010051">
        <w:rPr>
          <w:rFonts w:ascii="Arial" w:hAnsi="Arial" w:cs="Arial"/>
          <w:i/>
          <w:iCs/>
          <w:color w:val="000000"/>
          <w:sz w:val="22"/>
          <w:shd w:val="clear" w:color="auto" w:fill="FFFFFF"/>
        </w:rPr>
        <w:t>MTB</w:t>
      </w:r>
      <w:r w:rsidRPr="00D43850">
        <w:rPr>
          <w:rFonts w:ascii="Arial" w:hAnsi="Arial" w:cs="Arial"/>
          <w:color w:val="000000"/>
          <w:sz w:val="22"/>
          <w:shd w:val="clear" w:color="auto" w:fill="FFFFFF"/>
        </w:rPr>
        <w:t xml:space="preserve">-infected guinea pigs breathing 10% </w:t>
      </w:r>
      <w:r w:rsidR="008A7823" w:rsidRPr="00D43850">
        <w:rPr>
          <w:rFonts w:ascii="Arial" w:hAnsi="Arial" w:cs="Arial"/>
          <w:color w:val="000000"/>
          <w:sz w:val="22"/>
          <w:shd w:val="clear" w:color="auto" w:fill="FFFFFF"/>
        </w:rPr>
        <w:t>O</w:t>
      </w:r>
      <w:r w:rsidR="008A7823" w:rsidRPr="00D43850">
        <w:rPr>
          <w:rFonts w:ascii="Arial" w:hAnsi="Arial" w:cs="Arial"/>
          <w:color w:val="000000"/>
          <w:sz w:val="22"/>
          <w:shd w:val="clear" w:color="auto" w:fill="FFFFFF"/>
          <w:vertAlign w:val="subscript"/>
        </w:rPr>
        <w:t>2</w:t>
      </w:r>
      <w:r w:rsidR="008A7823" w:rsidRPr="00D43850">
        <w:rPr>
          <w:rFonts w:ascii="Arial" w:hAnsi="Arial" w:cs="Arial"/>
          <w:color w:val="000000"/>
          <w:sz w:val="22"/>
          <w:shd w:val="clear" w:color="auto" w:fill="FFFFFF"/>
        </w:rPr>
        <w:t xml:space="preserve"> </w:t>
      </w:r>
      <w:r w:rsidRPr="00D43850">
        <w:rPr>
          <w:rFonts w:ascii="Arial" w:hAnsi="Arial" w:cs="Arial"/>
          <w:color w:val="000000"/>
          <w:sz w:val="22"/>
          <w:shd w:val="clear" w:color="auto" w:fill="FFFFFF"/>
        </w:rPr>
        <w:t xml:space="preserve">exhibit less severe TB pathology compared to control animals breathing ambient air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&lt;EndNote&gt;&lt;Cite&gt;&lt;Author&gt;Rich&lt;/Author&gt;&lt;Year&gt;1942&lt;/Year&gt;&lt;RecNum&gt;73&lt;/RecNum&gt;&lt;DisplayText&gt;(31, 32)&lt;/DisplayText&gt;&lt;record&gt;&lt;rec-number&gt;73&lt;/rec-number&gt;&lt;foreign-keys&gt;&lt;key app="EN" db-id="davez2z9k9exfledsz7x0sarperdr9rsa9rr" timestamp="1764294761"&gt;73&lt;/key&gt;&lt;/foreign-keys&gt;&lt;ref-type name="Journal Article"&gt;17&lt;/ref-type&gt;&lt;contributors&gt;&lt;authors&gt;&lt;author&gt;Rich, A.R.&lt;/author&gt;&lt;author&gt;Follis, J.H., Jr.&lt;/author&gt;&lt;/authors&gt;&lt;/contributors&gt;&lt;titles&gt;&lt;title&gt;The effect of low oxygen tension upon the development of experimental tuberculosis.&lt;/title&gt;&lt;secondary-title&gt;Am Rev Tuberc&lt;/secondary-title&gt;&lt;/titles&gt;&lt;periodical&gt;&lt;full-title&gt;Am Rev Tuberc&lt;/full-title&gt;&lt;/periodical&gt;&lt;pages&gt;345-357&lt;/pages&gt;&lt;volume&gt;71&lt;/volume&gt;&lt;dates&gt;&lt;year&gt;1942&lt;/year&gt;&lt;/dates&gt;&lt;urls&gt;&lt;/urls&gt;&lt;/record&gt;&lt;/Cite&gt;&lt;Cite&gt;&lt;Author&gt;Sever&lt;/Author&gt;&lt;Year&gt;1957&lt;/Year&gt;&lt;RecNum&gt;74&lt;/RecNum&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(31, 32)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p>
    <w:p w14:paraId="01128AF0" w14:textId="77777777" w:rsidR="00F06DA5" w:rsidRDefault="00F06DA5" w:rsidP="00621A1C">
      <w:pPr>
        <w:ind w:firstLine="360"/>
        <w:rPr>
          <w:rFonts w:ascii="Arial" w:hAnsi="Arial" w:cs="Arial"/>
          <w:color w:val="000000"/>
          <w:sz w:val="22"/>
          <w:shd w:val="clear" w:color="auto" w:fill="FFFFFF"/>
        </w:rPr>
      </w:pPr>
    </w:p>
    <w:p w14:paraId="60310F65" w14:textId="539ACCCA" w:rsidR="00885C29" w:rsidRPr="00621A1C" w:rsidRDefault="00885C29" w:rsidP="00621A1C">
      <w:pPr>
        <w:ind w:firstLine="360"/>
        <w:rPr>
          <w:rFonts w:ascii="Arial" w:hAnsi="Arial" w:cs="Arial"/>
          <w:color w:val="000000"/>
          <w:sz w:val="22"/>
          <w:shd w:val="clear" w:color="auto" w:fill="FFFFFF"/>
        </w:rPr>
      </w:pPr>
      <w:r w:rsidRPr="00D43850">
        <w:rPr>
          <w:rFonts w:ascii="Arial" w:hAnsi="Arial" w:cs="Arial"/>
          <w:color w:val="000000"/>
          <w:sz w:val="22"/>
          <w:u w:val="single"/>
          <w:shd w:val="clear" w:color="auto" w:fill="FFFFFF"/>
        </w:rPr>
        <w:t>Fifth</w:t>
      </w:r>
      <w:r w:rsidRPr="00D43850">
        <w:rPr>
          <w:rFonts w:ascii="Arial" w:hAnsi="Arial" w:cs="Arial"/>
          <w:color w:val="000000"/>
          <w:sz w:val="22"/>
          <w:shd w:val="clear" w:color="auto" w:fill="FFFFFF"/>
        </w:rPr>
        <w:t xml:space="preserve">, mechanical factors may also contribute to both the preferential localization of active post-primary TB to the upper lung zones and the formation of cavities.  In the upright human, there is significant gradient in mechanical stresses (loosely defined as force per area) due to gravity decreasing from ~80 kPa in the apices to ~10 kPa at the bases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&lt;EndNote&gt;&lt;Cite&gt;&lt;Author&gt;Shi&lt;/Author&gt;&lt;Year&gt;2022&lt;/Year&gt;&lt;RecNum&gt;75&lt;/RecNum&gt;&lt;DisplayText&gt;(33)&lt;/DisplayText&gt;&lt;record&gt;&lt;rec-number&gt;75&lt;/rec-number&gt;&lt;foreign-keys&gt;&lt;key app="EN" db-id="davez2z9k9exfledsz7x0sarperdr9rsa9rr" timestamp="1764294761"&gt;75&lt;/key&gt;&lt;/foreign-keys&gt;&lt;ref-type name="Journal Article"&gt;17&lt;/ref-type&gt;&lt;contributors&gt;&lt;authors&gt;&lt;author&gt;Shi, L.&lt;/author&gt;&lt;author&gt;Herrmann, J.&lt;/author&gt;&lt;author&gt;Bou Jawde, S.&lt;/author&gt;&lt;author&gt;Bates, J.H.T.&lt;/author&gt;&lt;author&gt;Nia, H.T.&lt;/author&gt;&lt;author&gt;Suki, B.&lt;/author&gt;&lt;/authors&gt;&lt;/contributors&gt;&lt;titles&gt;&lt;title&gt;Modeling the influence of gravity and the mechanical properties of elastin and collagen fibers on alveolar and lung pressure-volume curves.&lt;/title&gt;&lt;secondary-title&gt;Sci Rep&lt;/secondary-title&gt;&lt;/titles&gt;&lt;periodical&gt;&lt;full-title&gt;Sci Rep&lt;/full-title&gt;&lt;/periodical&gt;&lt;pages&gt;12280&lt;/pages&gt;&lt;volume&gt;12&lt;/volume&gt;&lt;dates&gt;&lt;year&gt;2022&lt;/year&gt;&lt;/dates&gt;&lt;urls&gt;&lt;/urls&gt;&lt;/record&gt;&lt;/Cite&gt;&lt;/EndNote&gt;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t>
      </w:r>
      <w:r w:rsidRPr="00D43850">
        <w:rPr>
          <w:rFonts w:ascii="Arial" w:hAnsi="Arial" w:cs="Arial"/>
          <w:color w:val="212121"/>
          <w:sz w:val="22"/>
          <w:szCs w:val="22"/>
          <w:shd w:val="clear" w:color="auto" w:fill="FFFFFF"/>
        </w:rPr>
        <w:t xml:space="preserve">The thin, tall body morphotype in humans appear to be at greater risk for </w:t>
      </w:r>
      <w:r w:rsidR="00361D37">
        <w:rPr>
          <w:rFonts w:ascii="Arial" w:hAnsi="Arial" w:cs="Arial"/>
          <w:color w:val="212121"/>
          <w:sz w:val="22"/>
          <w:szCs w:val="22"/>
          <w:shd w:val="clear" w:color="auto" w:fill="FFFFFF"/>
        </w:rPr>
        <w:t>both pulmonary tuberculosis and NTM-LD</w:t>
      </w:r>
      <w:r w:rsidRPr="00D43850">
        <w:rPr>
          <w:rFonts w:ascii="Arial" w:hAnsi="Arial" w:cs="Arial"/>
          <w:color w:val="212121"/>
          <w:sz w:val="22"/>
          <w:szCs w:val="22"/>
          <w:shd w:val="clear" w:color="auto" w:fill="FFFFFF"/>
        </w:rPr>
        <w:t xml:space="preserve"> </w:t>
      </w:r>
      <w:r w:rsidR="00DD1115">
        <w:rPr>
          <w:rFonts w:ascii="Arial" w:hAnsi="Arial" w:cs="Arial"/>
          <w:color w:val="212121"/>
          <w:sz w:val="22"/>
          <w:szCs w:val="22"/>
          <w:shd w:val="clear" w:color="auto" w:fill="FFFFFF"/>
        </w:rPr>
        <w:fldChar w:fldCharType="begin">
          <w:fldData xml:space="preserve">PEVuZE5vdGU+PENpdGU+PEF1dGhvcj5DaGFuPC9BdXRob3I+PFllYXI+MjAxMDwvWWVhcj48UmVj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</w:fldData>
        </w:fldChar>
      </w:r>
      <w:r w:rsidR="00DD1115">
        <w:rPr>
          <w:rFonts w:ascii="Arial" w:hAnsi="Arial" w:cs="Arial"/>
          <w:color w:val="212121"/>
          <w:sz w:val="22"/>
          <w:szCs w:val="22"/>
          <w:shd w:val="clear" w:color="auto" w:fill="FFFFFF"/>
        </w:rPr>
        <w:instrText xml:space="preserve"> ADDIN EN.CITE </w:instrText>
      </w:r>
      <w:r w:rsidR="00DD1115">
        <w:rPr>
          <w:rFonts w:ascii="Arial" w:hAnsi="Arial" w:cs="Arial"/>
          <w:color w:val="212121"/>
          <w:sz w:val="22"/>
          <w:szCs w:val="22"/>
          <w:shd w:val="clear" w:color="auto" w:fill="FFFFFF"/>
        </w:rPr>
        <w:fldChar w:fldCharType="begin">
          <w:fldData xml:space="preserve">PEVuZE5vdGU+PENpdGU+PEF1dGhvcj5DaGFuPC9BdXRob3I+PFllYXI+MjAxMDwvWWVhcj48UmVj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</w:fldData>
        </w:fldChar>
      </w:r>
      <w:r w:rsidR="00DD1115">
        <w:rPr>
          <w:rFonts w:ascii="Arial" w:hAnsi="Arial" w:cs="Arial"/>
          <w:color w:val="212121"/>
          <w:sz w:val="22"/>
          <w:szCs w:val="22"/>
          <w:shd w:val="clear" w:color="auto" w:fill="FFFFFF"/>
        </w:rPr>
        <w:instrText xml:space="preserve"> ADDIN EN.CITE.DATA </w:instrText>
      </w:r>
      <w:r w:rsidR="00DD1115">
        <w:rPr>
          <w:rFonts w:ascii="Arial" w:hAnsi="Arial" w:cs="Arial"/>
          <w:color w:val="212121"/>
          <w:sz w:val="22"/>
          <w:szCs w:val="22"/>
          <w:shd w:val="clear" w:color="auto" w:fill="FFFFFF"/>
        </w:rPr>
      </w:r>
      <w:r w:rsidR="00DD1115">
        <w:rPr>
          <w:rFonts w:ascii="Arial" w:hAnsi="Arial" w:cs="Arial"/>
          <w:color w:val="212121"/>
          <w:sz w:val="22"/>
          <w:szCs w:val="22"/>
          <w:shd w:val="clear" w:color="auto" w:fill="FFFFFF"/>
        </w:rPr>
        <w:fldChar w:fldCharType="end"/>
      </w:r>
      <w:r w:rsidR="00DD1115">
        <w:rPr>
          <w:rFonts w:ascii="Arial" w:hAnsi="Arial" w:cs="Arial"/>
          <w:color w:val="212121"/>
          <w:sz w:val="22"/>
          <w:szCs w:val="22"/>
          <w:shd w:val="clear" w:color="auto" w:fill="FFFFFF"/>
        </w:rPr>
      </w:r>
      <w:r w:rsidR="00DD1115">
        <w:rPr>
          <w:rFonts w:ascii="Arial" w:hAnsi="Arial" w:cs="Arial"/>
          <w:color w:val="212121"/>
          <w:sz w:val="22"/>
          <w:szCs w:val="22"/>
          <w:shd w:val="clear" w:color="auto" w:fill="FFFFFF"/>
        </w:rPr>
        <w:fldChar w:fldCharType="separate"/>
      </w:r>
      <w:r w:rsidR="00DD1115">
        <w:rPr>
          <w:rFonts w:ascii="Arial" w:hAnsi="Arial" w:cs="Arial"/>
          <w:noProof/>
          <w:color w:val="212121"/>
          <w:sz w:val="22"/>
          <w:szCs w:val="22"/>
          <w:shd w:val="clear" w:color="auto" w:fill="FFFFFF"/>
        </w:rPr>
        <w:t>(34-37)</w:t>
      </w:r>
      <w:r w:rsidR="00DD1115">
        <w:rPr>
          <w:rFonts w:ascii="Arial" w:hAnsi="Arial" w:cs="Arial"/>
          <w:color w:val="212121"/>
          <w:sz w:val="22"/>
          <w:szCs w:val="22"/>
          <w:shd w:val="clear" w:color="auto" w:fill="FFFFFF"/>
        </w:rPr>
        <w:fldChar w:fldCharType="end"/>
      </w:r>
      <w:r w:rsidRPr="00D43850">
        <w:rPr>
          <w:rFonts w:ascii="Arial" w:hAnsi="Arial" w:cs="Arial"/>
          <w:color w:val="212121"/>
          <w:sz w:val="22"/>
          <w:szCs w:val="22"/>
          <w:shd w:val="clear" w:color="auto" w:fill="FFFFFF"/>
        </w:rPr>
        <w:t xml:space="preserve">.  A greater cephalad-caudad height of the thoracic cage plus less abdominal content in thin individuals may further increase mechanical stress in the lung apices </w:t>
      </w:r>
      <w:r w:rsidR="00705D07">
        <w:rPr>
          <w:rFonts w:ascii="Arial" w:hAnsi="Arial" w:cs="Arial"/>
          <w:color w:val="212121"/>
          <w:sz w:val="22"/>
          <w:szCs w:val="22"/>
          <w:shd w:val="clear" w:color="auto" w:fill="FFFFFF"/>
        </w:rPr>
        <w:t>due to</w:t>
      </w:r>
      <w:r w:rsidRPr="00D43850">
        <w:rPr>
          <w:rFonts w:ascii="Arial" w:hAnsi="Arial" w:cs="Arial"/>
          <w:color w:val="212121"/>
          <w:sz w:val="22"/>
          <w:szCs w:val="22"/>
          <w:shd w:val="clear" w:color="auto" w:fill="FFFFFF"/>
        </w:rPr>
        <w:t xml:space="preserve"> greater diaphragmatic excursion with inspiration especially in the upright position.</w:t>
      </w:r>
    </w:p>
    <w:p w14:paraId="55288243" w14:textId="77777777" w:rsidR="00885C29" w:rsidRPr="00D43850" w:rsidRDefault="00885C29" w:rsidP="00885C29">
      <w:pPr>
        <w:shd w:val="clear" w:color="auto" w:fill="FFFFFF"/>
        <w:tabs>
          <w:tab w:val="left" w:pos="6210"/>
        </w:tabs>
        <w:rPr>
          <w:rFonts w:ascii="Arial" w:hAnsi="Arial" w:cs="Arial"/>
          <w:color w:val="212121"/>
          <w:sz w:val="22"/>
          <w:szCs w:val="22"/>
          <w:shd w:val="clear" w:color="auto" w:fill="FFFFFF"/>
        </w:rPr>
      </w:pPr>
    </w:p>
    <w:p w14:paraId="0E1A25C0" w14:textId="26AD2D86" w:rsidR="00885C29" w:rsidRPr="00D43850" w:rsidRDefault="00885C29" w:rsidP="00885C29">
      <w:pPr>
        <w:tabs>
          <w:tab w:val="left" w:pos="6210"/>
        </w:tabs>
        <w:ind w:firstLine="360"/>
        <w:rPr>
          <w:rFonts w:ascii="Arial" w:hAnsi="Arial" w:cs="Arial"/>
          <w:color w:val="000000"/>
          <w:sz w:val="22"/>
          <w:shd w:val="clear" w:color="auto" w:fill="FFFFFF"/>
        </w:rPr>
      </w:pPr>
      <w:r w:rsidRPr="00D43850">
        <w:rPr>
          <w:rFonts w:ascii="Arial" w:hAnsi="Arial" w:cs="Arial"/>
          <w:color w:val="000000"/>
          <w:sz w:val="22"/>
          <w:shd w:val="clear" w:color="auto" w:fill="FFFFFF"/>
        </w:rPr>
        <w:t xml:space="preserve">The result of this stress gradient is to unfold wavy collagen fibrils which in turn become recruited at an earlier phase of inspiration in the apex than the base, increasing the local stiffness (defined as the ratio of the changes in stress and strain) of the alveolar septal walls. Using a computational model that takes into account collagen waviness and the effects of pleural pressure variations due to gravity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&lt;EndNote&gt;&lt;Cite&gt;&lt;Author&gt;Shi&lt;/Author&gt;&lt;Year&gt;2022&lt;/Year&gt;&lt;RecNum&gt;75&lt;/RecNum&gt;&lt;DisplayText&gt;(33)&lt;/DisplayText&gt;&lt;record&gt;&lt;rec-number&gt;75&lt;/rec-number&gt;&lt;foreign-keys&gt;&lt;key app="EN" db-id="davez2z9k9exfledsz7x0sarperdr9rsa9rr" timestamp="1764294761"&gt;75&lt;/key&gt;&lt;/foreign-keys&gt;&lt;ref-type name="Journal Article"&gt;17&lt;/ref-type&gt;&lt;contributors&gt;&lt;authors&gt;&lt;author&gt;Shi, L.&lt;/author&gt;&lt;author&gt;Herrmann, J.&lt;/author&gt;&lt;author&gt;Bou Jawde, S.&lt;/author&gt;&lt;author&gt;Bates, J.H.T.&lt;/author&gt;&lt;author&gt;Nia, H.T.&lt;/author&gt;&lt;author&gt;Suki, B.&lt;/author&gt;&lt;/authors&gt;&lt;/contributors&gt;&lt;titles&gt;&lt;title&gt;Modeling the influence of gravity and the mechanical properties of elastin and collagen fibers on alveolar and lung pressure-volume curves.&lt;/title&gt;&lt;secondary-title&gt;Sci Rep&lt;/secondary-title&gt;&lt;/titles&gt;&lt;periodical&gt;&lt;full-title&gt;Sci Rep&lt;/full-title&gt;&lt;/periodical&gt;&lt;pages&gt;12280&lt;/pages&gt;&lt;volume&gt;12&lt;/volume&gt;&lt;dates&gt;&lt;year&gt;2022&lt;/year&gt;&lt;/dates&gt;&lt;urls&gt;&lt;/urls&gt;&lt;/record&gt;&lt;/Cite&gt;&lt;/EndNote&gt;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(33)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the estimated stiffness and stress during normal breathing around functional residual capacity are 7-fold and 8-fold greater, respectively, in the upper than the lower zones (</w:t>
      </w:r>
      <w:r w:rsidRPr="00D43850">
        <w:rPr>
          <w:rFonts w:ascii="Arial" w:hAnsi="Arial" w:cs="Arial"/>
          <w:b/>
          <w:bCs/>
          <w:color w:val="000000"/>
          <w:sz w:val="22"/>
          <w:shd w:val="clear" w:color="auto" w:fill="FFFFFF"/>
        </w:rPr>
        <w:t>Figure 2D</w:t>
      </w:r>
      <w:r w:rsidRPr="00D43850">
        <w:rPr>
          <w:rFonts w:ascii="Arial" w:hAnsi="Arial" w:cs="Arial"/>
          <w:color w:val="000000"/>
          <w:sz w:val="22"/>
          <w:shd w:val="clear" w:color="auto" w:fill="FFFFFF"/>
        </w:rPr>
        <w:t>).</w:t>
      </w:r>
      <w:r w:rsidR="00F06DA5">
        <w:rPr>
          <w:rFonts w:ascii="Arial" w:hAnsi="Arial" w:cs="Arial"/>
          <w:color w:val="000000"/>
          <w:sz w:val="22"/>
          <w:shd w:val="clear" w:color="auto" w:fill="FFFFFF"/>
        </w:rPr>
        <w:t xml:space="preserve">  </w:t>
      </w:r>
      <w:r w:rsidR="00F06DA5">
        <w:rPr>
          <w:rFonts w:ascii="Arial" w:hAnsi="Arial" w:cs="Arial"/>
          <w:sz w:val="22"/>
        </w:rPr>
        <w:t xml:space="preserve">Lung cavities are also common with serial low-dose </w:t>
      </w:r>
      <w:r w:rsidR="00F06DA5">
        <w:rPr>
          <w:rFonts w:ascii="Arial" w:hAnsi="Arial" w:cs="Arial"/>
          <w:i/>
          <w:iCs/>
          <w:color w:val="000000"/>
          <w:sz w:val="22"/>
          <w:shd w:val="clear" w:color="auto" w:fill="FFFFFF"/>
        </w:rPr>
        <w:t>MTB</w:t>
      </w:r>
      <w:r w:rsidR="00F06DA5">
        <w:rPr>
          <w:rFonts w:ascii="Arial" w:hAnsi="Arial" w:cs="Arial"/>
          <w:color w:val="000000"/>
          <w:sz w:val="22"/>
          <w:shd w:val="clear" w:color="auto" w:fill="FFFFFF"/>
        </w:rPr>
        <w:t xml:space="preserve"> </w:t>
      </w:r>
      <w:r w:rsidR="00F06DA5">
        <w:rPr>
          <w:rFonts w:ascii="Arial" w:hAnsi="Arial" w:cs="Arial"/>
          <w:sz w:val="22"/>
        </w:rPr>
        <w:t xml:space="preserve">infection of </w:t>
      </w:r>
      <w:r w:rsidR="00F06DA5" w:rsidRPr="00D43850">
        <w:rPr>
          <w:rFonts w:ascii="Arial" w:hAnsi="Arial" w:cs="Arial"/>
          <w:sz w:val="22"/>
        </w:rPr>
        <w:t xml:space="preserve">rabbits </w:t>
      </w:r>
      <w:r w:rsidR="00F06DA5" w:rsidRPr="00D43850">
        <w:rPr>
          <w:rFonts w:ascii="Arial" w:hAnsi="Arial" w:cs="Arial"/>
          <w:sz w:val="22"/>
        </w:rPr>
        <w:fldChar w:fldCharType="begin">
          <w:fldData xml:space="preserve">PEVuZE5vdGU+PENpdGU+PEF1dGhvcj5JaG1zPC9BdXRob3I+PFllYXI+MjAxODwvWWVhcj48UmVj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</w:fldData>
        </w:fldChar>
      </w:r>
      <w:r w:rsidR="00DD1115">
        <w:rPr>
          <w:rFonts w:ascii="Arial" w:hAnsi="Arial" w:cs="Arial"/>
          <w:sz w:val="22"/>
        </w:rPr>
        <w:instrText xml:space="preserve"> ADDIN EN.CITE </w:instrText>
      </w:r>
      <w:r w:rsidR="00DD1115">
        <w:rPr>
          <w:rFonts w:ascii="Arial" w:hAnsi="Arial" w:cs="Arial"/>
          <w:sz w:val="22"/>
        </w:rPr>
        <w:fldChar w:fldCharType="begin">
          <w:fldData xml:space="preserve">PEVuZE5vdGU+PENpdGU+PEF1dGhvcj5JaG1zPC9BdXRob3I+PFllYXI+MjAxODwvWWVhcj48UmVj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</w:fldData>
        </w:fldChar>
      </w:r>
      <w:r w:rsidR="00DD1115">
        <w:rPr>
          <w:rFonts w:ascii="Arial" w:hAnsi="Arial" w:cs="Arial"/>
          <w:sz w:val="22"/>
        </w:rPr>
        <w:instrText xml:space="preserve"> ADDIN EN.CITE.DATA </w:instrText>
      </w:r>
      <w:r w:rsidR="00DD1115">
        <w:rPr>
          <w:rFonts w:ascii="Arial" w:hAnsi="Arial" w:cs="Arial"/>
          <w:sz w:val="22"/>
        </w:rPr>
      </w:r>
      <w:r w:rsidR="00DD1115">
        <w:rPr>
          <w:rFonts w:ascii="Arial" w:hAnsi="Arial" w:cs="Arial"/>
          <w:sz w:val="22"/>
        </w:rPr>
        <w:fldChar w:fldCharType="end"/>
      </w:r>
      <w:r w:rsidR="00F06DA5" w:rsidRPr="00D43850">
        <w:rPr>
          <w:rFonts w:ascii="Arial" w:hAnsi="Arial" w:cs="Arial"/>
          <w:sz w:val="22"/>
        </w:rPr>
      </w:r>
      <w:r w:rsidR="00F06DA5" w:rsidRPr="00D43850">
        <w:rPr>
          <w:rFonts w:ascii="Arial" w:hAnsi="Arial" w:cs="Arial"/>
          <w:sz w:val="22"/>
        </w:rPr>
        <w:fldChar w:fldCharType="separate"/>
      </w:r>
      <w:r w:rsidR="00DD1115">
        <w:rPr>
          <w:rFonts w:ascii="Arial" w:hAnsi="Arial" w:cs="Arial"/>
          <w:noProof/>
          <w:sz w:val="22"/>
        </w:rPr>
        <w:t>(38-40)</w:t>
      </w:r>
      <w:r w:rsidR="00F06DA5" w:rsidRPr="00D43850">
        <w:rPr>
          <w:rFonts w:ascii="Arial" w:hAnsi="Arial" w:cs="Arial"/>
          <w:sz w:val="22"/>
        </w:rPr>
        <w:fldChar w:fldCharType="end"/>
      </w:r>
      <w:r w:rsidR="00F06DA5" w:rsidRPr="00D43850">
        <w:rPr>
          <w:rFonts w:ascii="Arial" w:hAnsi="Arial" w:cs="Arial"/>
          <w:sz w:val="22"/>
        </w:rPr>
        <w:t xml:space="preserve">.  Serial CT scans demonstrated that the cavities developed from areas of necrotizing pneumonia in the dorsal-caudal region of the rabbit lungs when they are kept in their </w:t>
      </w:r>
      <w:r w:rsidR="00F06DA5" w:rsidRPr="00D43850">
        <w:rPr>
          <w:rFonts w:ascii="Arial" w:hAnsi="Arial" w:cs="Arial"/>
          <w:color w:val="000000"/>
          <w:sz w:val="22"/>
          <w:shd w:val="clear" w:color="auto" w:fill="FFFFFF"/>
        </w:rPr>
        <w:t>normal quadruped position</w:t>
      </w:r>
      <w:r w:rsidR="00F06DA5" w:rsidRPr="00D43850">
        <w:rPr>
          <w:rFonts w:ascii="Arial" w:hAnsi="Arial" w:cs="Arial"/>
          <w:sz w:val="22"/>
        </w:rPr>
        <w:t xml:space="preserve"> – anatomically analogous to the apical region of the human lung – pulmonary segments with decreased blood flow, greater alkalosis, highest partial pressure of alveolar O</w:t>
      </w:r>
      <w:r w:rsidR="00F06DA5" w:rsidRPr="00D43850">
        <w:rPr>
          <w:rFonts w:ascii="Arial" w:hAnsi="Arial" w:cs="Arial"/>
          <w:sz w:val="22"/>
          <w:vertAlign w:val="subscript"/>
        </w:rPr>
        <w:t>2</w:t>
      </w:r>
      <w:r w:rsidR="00F06DA5" w:rsidRPr="00D43850">
        <w:rPr>
          <w:rFonts w:ascii="Arial" w:hAnsi="Arial" w:cs="Arial"/>
          <w:sz w:val="22"/>
        </w:rPr>
        <w:t xml:space="preserve">, and greatest mechanical stress and stiffness </w:t>
      </w:r>
      <w:r w:rsidR="00F06DA5" w:rsidRPr="00D43850">
        <w:rPr>
          <w:rFonts w:ascii="Arial" w:hAnsi="Arial" w:cs="Arial"/>
          <w:sz w:val="22"/>
        </w:rPr>
        <w:fldChar w:fldCharType="begin">
          <w:fldData xml:space="preserve">PEVuZE5vdGU+PENpdGU+PEF1dGhvcj5Hb29kd2luPC9BdXRob3I+PFllYXI+MTk4MzwvWWVhcj48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</w:fldData>
        </w:fldChar>
      </w:r>
      <w:r w:rsidR="00DD1115">
        <w:rPr>
          <w:rFonts w:ascii="Arial" w:hAnsi="Arial" w:cs="Arial"/>
          <w:sz w:val="22"/>
        </w:rPr>
        <w:instrText xml:space="preserve"> ADDIN EN.CITE </w:instrText>
      </w:r>
      <w:r w:rsidR="00DD1115">
        <w:rPr>
          <w:rFonts w:ascii="Arial" w:hAnsi="Arial" w:cs="Arial"/>
          <w:sz w:val="22"/>
        </w:rPr>
        <w:fldChar w:fldCharType="begin">
          <w:fldData xml:space="preserve">PEVuZE5vdGU+PENpdGU+PEF1dGhvcj5Hb29kd2luPC9BdXRob3I+PFllYXI+MTk4MzwvWWVhcj48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</w:fldData>
        </w:fldChar>
      </w:r>
      <w:r w:rsidR="00DD1115">
        <w:rPr>
          <w:rFonts w:ascii="Arial" w:hAnsi="Arial" w:cs="Arial"/>
          <w:sz w:val="22"/>
        </w:rPr>
        <w:instrText xml:space="preserve"> ADDIN EN.CITE.DATA </w:instrText>
      </w:r>
      <w:r w:rsidR="00DD1115">
        <w:rPr>
          <w:rFonts w:ascii="Arial" w:hAnsi="Arial" w:cs="Arial"/>
          <w:sz w:val="22"/>
        </w:rPr>
      </w:r>
      <w:r w:rsidR="00DD1115">
        <w:rPr>
          <w:rFonts w:ascii="Arial" w:hAnsi="Arial" w:cs="Arial"/>
          <w:sz w:val="22"/>
        </w:rPr>
        <w:fldChar w:fldCharType="end"/>
      </w:r>
      <w:r w:rsidR="00F06DA5" w:rsidRPr="00D43850">
        <w:rPr>
          <w:rFonts w:ascii="Arial" w:hAnsi="Arial" w:cs="Arial"/>
          <w:sz w:val="22"/>
        </w:rPr>
      </w:r>
      <w:r w:rsidR="00F06DA5" w:rsidRPr="00D43850">
        <w:rPr>
          <w:rFonts w:ascii="Arial" w:hAnsi="Arial" w:cs="Arial"/>
          <w:sz w:val="22"/>
        </w:rPr>
        <w:fldChar w:fldCharType="separate"/>
      </w:r>
      <w:r w:rsidR="00DD1115">
        <w:rPr>
          <w:rFonts w:ascii="Arial" w:hAnsi="Arial" w:cs="Arial"/>
          <w:noProof/>
          <w:sz w:val="22"/>
        </w:rPr>
        <w:t>(21-23, 29, 38)</w:t>
      </w:r>
      <w:r w:rsidR="00F06DA5" w:rsidRPr="00D43850">
        <w:rPr>
          <w:rFonts w:ascii="Arial" w:hAnsi="Arial" w:cs="Arial"/>
          <w:sz w:val="22"/>
        </w:rPr>
        <w:fldChar w:fldCharType="end"/>
      </w:r>
      <w:r w:rsidR="00F06DA5" w:rsidRPr="00D43850">
        <w:rPr>
          <w:rFonts w:ascii="Arial" w:hAnsi="Arial" w:cs="Arial"/>
          <w:sz w:val="22"/>
        </w:rPr>
        <w:t xml:space="preserve">.  However, </w:t>
      </w:r>
      <w:r w:rsidR="00F06DA5" w:rsidRPr="00D43850">
        <w:rPr>
          <w:rFonts w:ascii="Arial" w:hAnsi="Arial" w:cs="Arial"/>
          <w:sz w:val="22"/>
        </w:rPr>
        <w:lastRenderedPageBreak/>
        <w:t xml:space="preserve">for rabbits kept vertically for half the time, </w:t>
      </w:r>
      <w:r w:rsidR="00F06DA5">
        <w:rPr>
          <w:rFonts w:ascii="Arial" w:hAnsi="Arial" w:cs="Arial"/>
          <w:sz w:val="22"/>
        </w:rPr>
        <w:t>tuberculous</w:t>
      </w:r>
      <w:r w:rsidR="00F06DA5" w:rsidRPr="00D43850">
        <w:rPr>
          <w:rFonts w:ascii="Arial" w:hAnsi="Arial" w:cs="Arial"/>
          <w:sz w:val="22"/>
        </w:rPr>
        <w:t xml:space="preserve"> lesions shifted to the apical dorsal area </w:t>
      </w:r>
      <w:r w:rsidR="00F06DA5" w:rsidRPr="00D43850">
        <w:rPr>
          <w:rFonts w:ascii="Arial" w:hAnsi="Arial" w:cs="Arial"/>
          <w:color w:val="000000"/>
          <w:sz w:val="22"/>
          <w:shd w:val="clear" w:color="auto" w:fill="FFFFFF"/>
        </w:rPr>
        <w:t xml:space="preserve">of the experimental upright position </w:t>
      </w:r>
      <w:r w:rsidR="00F06DA5"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&lt;EndNote&gt;&lt;Cite&gt;&lt;Author&gt;Sever&lt;/Author&gt;&lt;Year&gt;1957&lt;/Year&gt;&lt;RecNum&gt;74&lt;/RecNum&gt;&lt;DisplayText&gt;(31, 41)&lt;/DisplayText&gt;&lt;record&gt;&lt;rec-number&gt;74&lt;/rec-number&gt;&lt;foreign-keys&gt;&lt;key app="EN" db-id="davez2z9k9exfledsz7x0sarperdr9rsa9rr" timestamp="1764294761"&gt;74&lt;/key&gt;&lt;/foreign-keys&gt;&lt;ref-type name="Journal Article"&gt;17&lt;/ref-type&gt;&lt;contributors&gt;&lt;authors&gt;&lt;author&gt;Sever, J.L.&lt;/author&gt;&lt;author&gt;Youmans, GP.&lt;/author&gt;&lt;/authors&gt;&lt;/contributors&gt;&lt;titles&gt;&lt;title&gt;The relation of oxygen tension to virulence of tubercle bacilli and to acquired resistance in tuberculosis.&lt;/title&gt;&lt;secondary-title&gt;J Infect Dis&lt;/secondary-title&gt;&lt;/titles&gt;&lt;periodical&gt;&lt;full-title&gt;J Infect Dis&lt;/full-title&gt;&lt;/periodical&gt;&lt;pages&gt;193-202&lt;/pages&gt;&lt;volume&gt;101&lt;/volume&gt;&lt;dates&gt;&lt;year&gt;1957&lt;/year&gt;&lt;/dates&gt;&lt;urls&gt;&lt;/urls&gt;&lt;/record&gt;&lt;/Cite&gt;&lt;Cite&gt;&lt;Author&gt;Medlar&lt;/Author&gt;&lt;Year&gt;1936&lt;/Year&gt;&lt;RecNum&gt;206&lt;/RecNum&gt;&lt;record&gt;&lt;rec-number&gt;206&lt;/rec-number&gt;&lt;foreign-keys&gt;&lt;key app="EN" db-id="s50r9w0dstz2rhe05xsx2t2yw522vsvvxf2r" timestamp="1708189828"&gt;206&lt;/key&gt;&lt;/foreign-keys&gt;&lt;ref-type name="Journal Article"&gt;17&lt;/ref-type&gt;&lt;contributors&gt;&lt;authors&gt;&lt;author&gt;Medlar, E.M.&lt;/author&gt;&lt;author&gt;Sasano, K.T.&lt;/author&gt;&lt;/authors&gt;&lt;/contributors&gt;&lt;titles&gt;&lt;title&gt;A study of the pathology of experimental pulmonary tuberculosis in the rabbit.&lt;/title&gt;&lt;secondary-title&gt;Am Rev Tuberc&lt;/secondary-title&gt;&lt;/titles&gt;&lt;periodical&gt;&lt;full-title&gt;Am Rev Tuberc&lt;/full-title&gt;&lt;/periodical&gt;&lt;pages&gt;456-475&lt;/pages&gt;&lt;volume&gt;34&lt;/volume&gt;&lt;dates&gt;&lt;year&gt;1936&lt;/year&gt;&lt;/dates&gt;&lt;urls&gt;&lt;/urls&gt;&lt;/record&gt;&lt;/Cite&gt;&lt;/EndNote&gt;</w:instrText>
      </w:r>
      <w:r w:rsidR="00F06DA5"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(31, 41)</w:t>
      </w:r>
      <w:r w:rsidR="00F06DA5" w:rsidRPr="00D43850">
        <w:rPr>
          <w:rFonts w:ascii="Arial" w:hAnsi="Arial" w:cs="Arial"/>
          <w:color w:val="000000"/>
          <w:sz w:val="22"/>
          <w:shd w:val="clear" w:color="auto" w:fill="FFFFFF"/>
        </w:rPr>
        <w:fldChar w:fldCharType="end"/>
      </w:r>
      <w:r w:rsidR="00F06DA5" w:rsidRPr="00D43850">
        <w:rPr>
          <w:rFonts w:ascii="Arial" w:hAnsi="Arial" w:cs="Arial"/>
          <w:sz w:val="22"/>
        </w:rPr>
        <w:t xml:space="preserve">, due presumably to the same factors that are now occurring in the newly superiorly displaced apical dorsal lung </w:t>
      </w:r>
      <w:r w:rsidR="00F06DA5" w:rsidRPr="00D43850">
        <w:rPr>
          <w:rFonts w:ascii="Arial" w:hAnsi="Arial" w:cs="Arial"/>
          <w:sz w:val="22"/>
        </w:rPr>
        <w:fldChar w:fldCharType="begin">
          <w:fldData xml:space="preserve">PEVuZE5vdGU+PENpdGU+PEF1dGhvcj5Eb2NrPC9BdXRob3I+PFllYXI+MTk1NDwvWWVhcj48UmVj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</w:fldData>
        </w:fldChar>
      </w:r>
      <w:r w:rsidR="00C77F58">
        <w:rPr>
          <w:rFonts w:ascii="Arial" w:hAnsi="Arial" w:cs="Arial"/>
          <w:sz w:val="22"/>
        </w:rPr>
        <w:instrText xml:space="preserve"> ADDIN EN.CITE </w:instrText>
      </w:r>
      <w:r w:rsidR="00C77F58">
        <w:rPr>
          <w:rFonts w:ascii="Arial" w:hAnsi="Arial" w:cs="Arial"/>
          <w:sz w:val="22"/>
        </w:rPr>
        <w:fldChar w:fldCharType="begin">
          <w:fldData xml:space="preserve">PEVuZE5vdGU+PENpdGU+PEF1dGhvcj5Eb2NrPC9BdXRob3I+PFllYXI+MTk1NDwvWWVhcj48UmVj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</w:fldData>
        </w:fldChar>
      </w:r>
      <w:r w:rsidR="00C77F58">
        <w:rPr>
          <w:rFonts w:ascii="Arial" w:hAnsi="Arial" w:cs="Arial"/>
          <w:sz w:val="22"/>
        </w:rPr>
        <w:instrText xml:space="preserve"> ADDIN EN.CITE.DATA </w:instrText>
      </w:r>
      <w:r w:rsidR="00C77F58">
        <w:rPr>
          <w:rFonts w:ascii="Arial" w:hAnsi="Arial" w:cs="Arial"/>
          <w:sz w:val="22"/>
        </w:rPr>
      </w:r>
      <w:r w:rsidR="00C77F58">
        <w:rPr>
          <w:rFonts w:ascii="Arial" w:hAnsi="Arial" w:cs="Arial"/>
          <w:sz w:val="22"/>
        </w:rPr>
        <w:fldChar w:fldCharType="end"/>
      </w:r>
      <w:r w:rsidR="00F06DA5" w:rsidRPr="00D43850">
        <w:rPr>
          <w:rFonts w:ascii="Arial" w:hAnsi="Arial" w:cs="Arial"/>
          <w:sz w:val="22"/>
        </w:rPr>
      </w:r>
      <w:r w:rsidR="00F06DA5" w:rsidRPr="00D43850">
        <w:rPr>
          <w:rFonts w:ascii="Arial" w:hAnsi="Arial" w:cs="Arial"/>
          <w:sz w:val="22"/>
        </w:rPr>
        <w:fldChar w:fldCharType="separate"/>
      </w:r>
      <w:r w:rsidR="00C77F58">
        <w:rPr>
          <w:rFonts w:ascii="Arial" w:hAnsi="Arial" w:cs="Arial"/>
          <w:noProof/>
          <w:sz w:val="22"/>
        </w:rPr>
        <w:t>(23, 29, 33)</w:t>
      </w:r>
      <w:r w:rsidR="00F06DA5" w:rsidRPr="00D43850">
        <w:rPr>
          <w:rFonts w:ascii="Arial" w:hAnsi="Arial" w:cs="Arial"/>
          <w:sz w:val="22"/>
        </w:rPr>
        <w:fldChar w:fldCharType="end"/>
      </w:r>
      <w:r w:rsidR="00F06DA5" w:rsidRPr="00D43850">
        <w:rPr>
          <w:rFonts w:ascii="Arial" w:hAnsi="Arial" w:cs="Arial"/>
          <w:sz w:val="22"/>
        </w:rPr>
        <w:t>.</w:t>
      </w:r>
    </w:p>
    <w:p w14:paraId="1C26EF53" w14:textId="77777777" w:rsidR="00885C29" w:rsidRPr="00D43850" w:rsidRDefault="00885C29" w:rsidP="00885C29">
      <w:pPr>
        <w:tabs>
          <w:tab w:val="left" w:pos="6210"/>
        </w:tabs>
        <w:ind w:firstLine="360"/>
        <w:rPr>
          <w:rFonts w:ascii="Arial" w:hAnsi="Arial" w:cs="Arial"/>
          <w:color w:val="000000"/>
          <w:sz w:val="22"/>
          <w:shd w:val="clear" w:color="auto" w:fill="FFFFFF"/>
        </w:rPr>
      </w:pPr>
    </w:p>
    <w:p w14:paraId="70006C85" w14:textId="208247E2" w:rsidR="00885C29" w:rsidRPr="00CA0B5B" w:rsidRDefault="00885C29" w:rsidP="00F06DA5">
      <w:pPr>
        <w:tabs>
          <w:tab w:val="left" w:pos="6210"/>
        </w:tabs>
        <w:ind w:firstLine="360"/>
        <w:rPr>
          <w:rFonts w:ascii="Arial" w:hAnsi="Arial" w:cs="Arial"/>
          <w:color w:val="000000"/>
          <w:sz w:val="22"/>
          <w:shd w:val="clear" w:color="auto" w:fill="FFFFFF"/>
        </w:rPr>
      </w:pPr>
      <w:r w:rsidRPr="00D43850">
        <w:rPr>
          <w:rFonts w:ascii="Arial" w:hAnsi="Arial" w:cs="Arial"/>
          <w:color w:val="000000"/>
          <w:sz w:val="22"/>
          <w:shd w:val="clear" w:color="auto" w:fill="FFFFFF"/>
        </w:rPr>
        <w:t xml:space="preserve"> Although no data exist for </w:t>
      </w:r>
      <w:r w:rsidR="00705D07" w:rsidRPr="00010051">
        <w:rPr>
          <w:rFonts w:ascii="Arial" w:hAnsi="Arial" w:cs="Arial"/>
          <w:i/>
          <w:iCs/>
          <w:color w:val="000000"/>
          <w:sz w:val="22"/>
          <w:shd w:val="clear" w:color="auto" w:fill="FFFFFF"/>
        </w:rPr>
        <w:t>MTB</w:t>
      </w:r>
      <w:r w:rsidR="00705D07">
        <w:rPr>
          <w:rFonts w:ascii="Arial" w:hAnsi="Arial" w:cs="Arial"/>
          <w:color w:val="000000"/>
          <w:sz w:val="22"/>
          <w:shd w:val="clear" w:color="auto" w:fill="FFFFFF"/>
        </w:rPr>
        <w:t xml:space="preserve"> or NTM</w:t>
      </w:r>
      <w:r w:rsidRPr="00D43850">
        <w:rPr>
          <w:rFonts w:ascii="Arial" w:hAnsi="Arial" w:cs="Arial"/>
          <w:color w:val="000000"/>
          <w:sz w:val="22"/>
          <w:shd w:val="clear" w:color="auto" w:fill="FFFFFF"/>
        </w:rPr>
        <w:t xml:space="preserve">, high substrate stiffness also promotes bacterial attachment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&lt;EndNote&gt;&lt;Cite&gt;&lt;Author&gt;Kolewe&lt;/Author&gt;&lt;Year&gt;2015&lt;/Year&gt;&lt;RecNum&gt;64&lt;/RecNum&gt;&lt;DisplayText&gt;(42)&lt;/DisplayText&gt;&lt;record&gt;&lt;rec-number&gt;64&lt;/rec-number&gt;&lt;foreign-keys&gt;&lt;key app="EN" db-id="davez2z9k9exfledsz7x0sarperdr9rsa9rr" timestamp="1764294761"&gt;64&lt;/key&gt;&lt;/foreign-keys&gt;&lt;ref-type name="Journal Article"&gt;17&lt;/ref-type&gt;&lt;contributors&gt;&lt;authors&gt;&lt;author&gt;Kolewe, K.W.&lt;/author&gt;&lt;author&gt;Peyton, S.R.&lt;/author&gt;&lt;author&gt;Schiffman, J.D.&lt;/author&gt;&lt;/authors&gt;&lt;/contributors&gt;&lt;titles&gt;&lt;title&gt;Fewer Bacteria Adhere to Softer Hydrogels.&lt;/title&gt;&lt;secondary-title&gt;ACS Appl Mater Interfaces&lt;/secondary-title&gt;&lt;/titles&gt;&lt;periodical&gt;&lt;full-title&gt;ACS Appl Mater Interfaces&lt;/full-title&gt;&lt;/periodical&gt;&lt;pages&gt;19562-19569&lt;/pages&gt;&lt;volume&gt;7&lt;/volume&gt;&lt;dates&gt;&lt;year&gt;2015&lt;/year&gt;&lt;/dates&gt;&lt;urls&gt;&lt;/urls&gt;&lt;/record&gt;&lt;/Cite&gt;&lt;/EndNote&gt;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increases their growth, and reduces their migration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&lt;EndNote&gt;&lt;Cite&gt;&lt;Author&gt;Peng&lt;/Author&gt;&lt;Year&gt;2019&lt;/Year&gt;&lt;RecNum&gt;72&lt;/RecNum&gt;&lt;DisplayText&gt;(43)&lt;/DisplayText&gt;&lt;record&gt;&lt;rec-number&gt;72&lt;/rec-number&gt;&lt;foreign-keys&gt;&lt;key app="EN" db-id="davez2z9k9exfledsz7x0sarperdr9rsa9rr" timestamp="1764294761"&gt;72&lt;/key&gt;&lt;/foreign-keys&gt;&lt;ref-type name="Journal Article"&gt;17&lt;/ref-type&gt;&lt;contributors&gt;&lt;authors&gt;&lt;author&gt;Peng, Q.&lt;/author&gt;&lt;author&gt;Zhou, X.&lt;/author&gt;&lt;author&gt;Wang, Z.&lt;/author&gt;&lt;author&gt;Xie, Q.&lt;/author&gt;&lt;author&gt;Ma, C.&lt;/author&gt;&lt;author&gt;Zhang, G.&lt;/author&gt;&lt;author&gt;Gong, X.&lt;/author&gt;&lt;/authors&gt;&lt;/contributors&gt;&lt;titles&gt;&lt;title&gt;Three-Dimensional Bacterial Motions near a Surface Investigated by Digital Holographic Microscopy: Effect of Surface Stiffness.&lt;/title&gt;&lt;secondary-title&gt;Langmuir&lt;/secondary-title&gt;&lt;/titles&gt;&lt;periodical&gt;&lt;full-title&gt;Langmuir&lt;/full-title&gt;&lt;/periodical&gt;&lt;pages&gt;12257-12263&lt;/pages&gt;&lt;volume&gt;35&lt;/volume&gt;&lt;dates&gt;&lt;year&gt;2019&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(43)</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Furthermore, stiffness also influences various biological responses such as increased bacterial attachment to endothelial cells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&lt;EndNote&gt;&lt;Cite&gt;&lt;Author&gt;Bastounis&lt;/Author&gt;&lt;Year&gt;2018&lt;/Year&gt;&lt;RecNum&gt;55&lt;/RecNum&gt;&lt;DisplayText&gt;(44)&lt;/DisplayText&gt;&lt;record&gt;&lt;rec-number&gt;55&lt;/rec-number&gt;&lt;foreign-keys&gt;&lt;key app="EN" db-id="davez2z9k9exfledsz7x0sarperdr9rsa9rr" timestamp="1764294761"&gt;55&lt;/key&gt;&lt;/foreign-keys&gt;&lt;ref-type name="Journal Article"&gt;17&lt;/ref-type&gt;&lt;contributors&gt;&lt;authors&gt;&lt;author&gt;Bastounis, E.E.&lt;/author&gt;&lt;author&gt;Yeh, Y.T.&lt;/author&gt;&lt;author&gt;Theriot, J.A.&lt;/author&gt;&lt;/authors&gt;&lt;/contributors&gt;&lt;titles&gt;&lt;title&gt;&lt;style face="normal" font="default" size="100%"&gt;Matrix stiffness modulates infection of endothelial cells by &lt;/style&gt;&lt;style face="italic" font="default" size="100%"&gt;Listeria monocytogenes&lt;/style&gt;&lt;style face="normal" font="default" size="100%"&gt; via expression of cell surface vimentin.&lt;/style&gt;&lt;/title&gt;&lt;secondary-title&gt;Mol Biol Cell&lt;/secondary-title&gt;&lt;/titles&gt;&lt;periodical&gt;&lt;full-title&gt;Mol Biol Cell&lt;/full-title&gt;&lt;/periodical&gt;&lt;pages&gt;1571-1589&lt;/pages&gt;&lt;volume&gt;29&lt;/volume&gt;&lt;dates&gt;&lt;year&gt;2018&lt;/year&gt;&lt;/dates&gt;&lt;urls&gt;&lt;/urls&gt;&lt;/record&gt;&lt;/Cite&gt;&lt;/EndNote&gt;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(44)</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In epithelial cells, substrate stiffness controls the spatial distributions of bacteria via a deregulation of the actin cytoskeletons in the host that reduces the uptake of antibiotics, hindering the elimination of bacteria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&lt;EndNote&gt;&lt;Cite&gt;&lt;Author&gt;Liu&lt;/Author&gt;&lt;Year&gt;2021&lt;/Year&gt;&lt;RecNum&gt;65&lt;/RecNum&gt;&lt;DisplayText&gt;(45)&lt;/DisplayText&gt;&lt;record&gt;&lt;rec-number&gt;65&lt;/rec-number&gt;&lt;foreign-keys&gt;&lt;key app="EN" db-id="davez2z9k9exfledsz7x0sarperdr9rsa9rr" timestamp="1764294761"&gt;65&lt;/key&gt;&lt;/foreign-keys&gt;&lt;ref-type name="Journal Article"&gt;17&lt;/ref-type&gt;&lt;contributors&gt;&lt;authors&gt;&lt;author&gt;Liu, X.&lt;/author&gt;&lt;author&gt;Zhu, K.&lt;/author&gt;&lt;author&gt;Duan, X.&lt;/author&gt;&lt;author&gt;Wang, P.&lt;/author&gt;&lt;author&gt;Han, Y.&lt;/author&gt;&lt;author&gt;Peng, W.&lt;/author&gt;&lt;author&gt;Huang, J.&lt;/author&gt;&lt;/authors&gt;&lt;/contributors&gt;&lt;titles&gt;&lt;title&gt;Extracellular matrix stiffness modulates host-bacteria interactions and antibiotic therapy of bacterial internalization.&lt;/title&gt;&lt;secondary-title&gt;Biomaterials&lt;/secondary-title&gt;&lt;/titles&gt;&lt;periodical&gt;&lt;full-title&gt;Biomaterials&lt;/full-title&gt;&lt;/periodical&gt;&lt;pages&gt;121098&lt;/pages&gt;&lt;volume&gt;277&lt;/volume&gt;&lt;dates&gt;&lt;year&gt;2021&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(45)</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Once the bacterial colony starts growing, epithelial cells, macrophages, and </w:t>
      </w:r>
      <w:r w:rsidRPr="00D43850">
        <w:rPr>
          <w:rFonts w:ascii="Arial" w:hAnsi="Arial" w:cs="Arial"/>
          <w:i/>
          <w:iCs/>
          <w:color w:val="000000"/>
          <w:sz w:val="22"/>
          <w:shd w:val="clear" w:color="auto" w:fill="FFFFFF"/>
        </w:rPr>
        <w:t>Mtb</w:t>
      </w:r>
      <w:r w:rsidRPr="00D43850">
        <w:rPr>
          <w:rFonts w:ascii="Arial" w:hAnsi="Arial" w:cs="Arial"/>
          <w:color w:val="000000"/>
          <w:sz w:val="22"/>
          <w:shd w:val="clear" w:color="auto" w:fill="FFFFFF"/>
        </w:rPr>
        <w:t xml:space="preserve"> can release various MMPs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&lt;EndNote&gt;&lt;Cite&gt;&lt;Author&gt;Elkington&lt;/Author&gt;&lt;Year&gt;2011&lt;/Year&gt;&lt;RecNum&gt;60&lt;/RecNum&gt;&lt;DisplayText&gt;(46, 47)&lt;/DisplayText&gt;&lt;record&gt;&lt;rec-number&gt;60&lt;/rec-number&gt;&lt;foreign-keys&gt;&lt;key app="EN" db-id="davez2z9k9exfledsz7x0sarperdr9rsa9rr" timestamp="1764294761"&gt;60&lt;/key&gt;&lt;/foreign-keys&gt;&lt;ref-type name="Journal Article"&gt;17&lt;/ref-type&gt;&lt;contributors&gt;&lt;authors&gt;&lt;author&gt;Elkington, P.T.&lt;/author&gt;&lt;author&gt;Ugarte-Gil, C.A.&lt;/author&gt;&lt;author&gt;Friedland, J.S.&lt;/author&gt;&lt;/authors&gt;&lt;/contributors&gt;&lt;titles&gt;&lt;title&gt;Matrix metalloproteinases in tuberculosis.&lt;/title&gt;&lt;secondary-title&gt;Eur Respir J&lt;/secondary-title&gt;&lt;/titles&gt;&lt;periodical&gt;&lt;full-title&gt;Eur Respir J&lt;/full-title&gt;&lt;/periodical&gt;&lt;pages&gt;456-464&lt;/pages&gt;&lt;volume&gt;38&lt;/volume&gt;&lt;dates&gt;&lt;year&gt;2011&lt;/year&gt;&lt;/dates&gt;&lt;urls&gt;&lt;/urls&gt;&lt;electronic-resource-num&gt;10.1183/09031936.00015411&lt;/electronic-resource-num&gt;&lt;/record&gt;&lt;/Cite&gt;&lt;Cite&gt;&lt;Author&gt;Masso&lt;/Author&gt;&lt;Year&gt;1999&lt;/Year&gt;&lt;RecNum&gt;68&lt;/RecNum&gt;&lt;record&gt;&lt;rec-number&gt;68&lt;/rec-number&gt;&lt;foreign-keys&gt;&lt;key app="EN" db-id="davez2z9k9exfledsz7x0sarperdr9rsa9rr" timestamp="1764294761"&gt;68&lt;/key&gt;&lt;/foreign-keys&gt;&lt;ref-type name="Journal Article"&gt;17&lt;/ref-type&gt;&lt;contributors&gt;&lt;authors&gt;&lt;author&gt;Masso, F.&lt;/author&gt;&lt;author&gt;Paez, A.&lt;/author&gt;&lt;author&gt;Varela, E.&lt;/author&gt;&lt;author&gt;de Leon, L.D.&lt;/author&gt;&lt;author&gt;Zenteno, E.&lt;/author&gt;&lt;author&gt;Montano, L.F.&lt;/author&gt;&lt;/authors&gt;&lt;/contributors&gt;&lt;titles&gt;&lt;title&gt;&lt;style face="normal" font="default" size="100%"&gt;Collagen degrading activity associated with &lt;/style&gt;&lt;style face="italic" font="default" size="100%"&gt;Mycobacterium&lt;/style&gt;&lt;style face="normal" font="default" size="100%"&gt; species.&lt;/style&gt;&lt;/title&gt;&lt;secondary-title&gt;Thorax&lt;/secondary-title&gt;&lt;/titles&gt;&lt;periodical&gt;&lt;full-title&gt;Thorax&lt;/full-title&gt;&lt;/periodical&gt;&lt;pages&gt;439-441&lt;/pages&gt;&lt;volume&gt;54&lt;/volume&gt;&lt;dates&gt;&lt;year&gt;1999&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(46, 47)</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which contribute to digestion of the lung tissues.  Both the digestion and ensuing rupture of the alveolar walls are enhanced by mechanical stresses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&lt;EndNote&gt;&lt;Cite&gt;&lt;Author&gt;Deng&lt;/Author&gt;&lt;Year&gt;2024&lt;/Year&gt;&lt;RecNum&gt;57&lt;/RecNum&gt;&lt;DisplayText&gt;(48)&lt;/DisplayText&gt;&lt;record&gt;&lt;rec-number&gt;57&lt;/rec-number&gt;&lt;foreign-keys&gt;&lt;key app="EN" db-id="davez2z9k9exfledsz7x0sarperdr9rsa9rr" timestamp="1764294761"&gt;57&lt;/key&gt;&lt;/foreign-keys&gt;&lt;ref-type name="Journal Article"&gt;17&lt;/ref-type&gt;&lt;contributors&gt;&lt;authors&gt;&lt;author&gt;Deng, Y.&lt;/author&gt;&lt;author&gt;Herrmann, J.&lt;/author&gt;&lt;author&gt;Wang, Y.&lt;/author&gt;&lt;author&gt;Nguyen, M.&lt;/author&gt;&lt;author&gt;Hall, J.K.&lt;/author&gt;&lt;author&gt;Kim, J.H.&lt;/author&gt;&lt;author&gt;Smith, M.L.&lt;/author&gt;&lt;author&gt;Lutchen, K.R.&lt;/author&gt;&lt;author&gt;Bartolak-Suki, E.&lt;/author&gt;&lt;author&gt;Suki, B.&lt;/author&gt;&lt;/authors&gt;&lt;/contributors&gt;&lt;titles&gt;&lt;title&gt;Physiological mechanical forces accelerate the degradation of bovine lung collagen fibers by bacterial collagenase.&lt;/title&gt;&lt;secondary-title&gt;Sci Rep&lt;/secondary-title&gt;&lt;/titles&gt;&lt;periodical&gt;&lt;full-title&gt;Sci Rep&lt;/full-title&gt;&lt;/periodical&gt;&lt;pages&gt;29008&lt;/pages&gt;&lt;volume&gt;14&lt;/volume&gt;&lt;dates&gt;&lt;year&gt;2024&lt;/year&gt;&lt;/dates&gt;&lt;urls&gt;&lt;/urls&gt;&lt;/record&gt;&lt;/Cite&gt;&lt;/EndNote&gt;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(48)</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which, in the apices, likely accelerate cavity formation.  This concept may be similar to how mechanical stresses influence tissue remodeling and enhance airspace enlargement in the upper lobes of emphysematous lungs </w:t>
      </w:r>
      <w:r w:rsidRPr="00D43850">
        <w:rPr>
          <w:rFonts w:ascii="Arial" w:hAnsi="Arial" w:cs="Arial"/>
          <w:color w:val="000000"/>
          <w:sz w:val="22"/>
          <w:shd w:val="clear" w:color="auto" w:fill="FFFFFF"/>
        </w:rPr>
        <w:fldChar w:fldCharType="begin"/>
      </w:r>
      <w:r w:rsidR="00DD1115">
        <w:rPr>
          <w:rFonts w:ascii="Arial" w:hAnsi="Arial" w:cs="Arial"/>
          <w:color w:val="000000"/>
          <w:sz w:val="22"/>
          <w:shd w:val="clear" w:color="auto" w:fill="FFFFFF"/>
        </w:rPr>
        <w:instrText xml:space="preserve"> ADDIN EN.CITE &lt;EndNote&gt;&lt;Cite&gt;&lt;Author&gt;Suki&lt;/Author&gt;&lt;Year&gt;2013&lt;/Year&gt;&lt;RecNum&gt;76&lt;/RecNum&gt;&lt;DisplayText&gt;(49)&lt;/DisplayText&gt;&lt;record&gt;&lt;rec-number&gt;76&lt;/rec-number&gt;&lt;foreign-keys&gt;&lt;key app="EN" db-id="davez2z9k9exfledsz7x0sarperdr9rsa9rr" timestamp="1764294761"&gt;76&lt;/key&gt;&lt;/foreign-keys&gt;&lt;ref-type name="Journal Article"&gt;17&lt;/ref-type&gt;&lt;contributors&gt;&lt;authors&gt;&lt;author&gt;Suki, B.&lt;/author&gt;&lt;author&gt;Sato, S.&lt;/author&gt;&lt;author&gt;Parameswaran, H.&lt;/author&gt;&lt;author&gt;Szabari, M.V.&lt;/author&gt;&lt;author&gt;Takahashi, A.&lt;/author&gt;&lt;author&gt;Bartolák-Suki, E.&lt;/author&gt;&lt;/authors&gt;&lt;/contributors&gt;&lt;titles&gt;&lt;title&gt;Emphysema and mechanical stress-induced lung remodeling.&lt;/title&gt;&lt;secondary-title&gt;Physiology (Bethesda)&lt;/secondary-title&gt;&lt;/titles&gt;&lt;periodical&gt;&lt;full-title&gt;Physiology (Bethesda)&lt;/full-title&gt;&lt;/periodical&gt;&lt;pages&gt;404-413&lt;/pages&gt;&lt;volume&gt;28&lt;/volume&gt;&lt;dates&gt;&lt;year&gt;2013&lt;/year&gt;&lt;/dates&gt;&lt;urls&gt;&lt;/urls&gt;&lt;electronic-resource-num&gt;10.1152/physiol.00041.2013&lt;/electronic-resource-num&gt;&lt;/record&gt;&lt;/Cite&gt;&lt;/EndNote&gt;</w:instrText>
      </w:r>
      <w:r w:rsidRPr="00D43850">
        <w:rPr>
          <w:rFonts w:ascii="Arial" w:hAnsi="Arial" w:cs="Arial"/>
          <w:color w:val="000000"/>
          <w:sz w:val="22"/>
          <w:shd w:val="clear" w:color="auto" w:fill="FFFFFF"/>
        </w:rPr>
        <w:fldChar w:fldCharType="separate"/>
      </w:r>
      <w:r w:rsidR="00DD1115">
        <w:rPr>
          <w:rFonts w:ascii="Arial" w:hAnsi="Arial" w:cs="Arial"/>
          <w:noProof/>
          <w:color w:val="000000"/>
          <w:sz w:val="22"/>
          <w:shd w:val="clear" w:color="auto" w:fill="FFFFFF"/>
        </w:rPr>
        <w:t>(49)</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 xml:space="preserve">.  Thus, the mechanobiological response of both immune and bacterial cells needs to be further investigated to better understand how mechanical factors influence TB migration, growth and cavity formation.  These plausible pathogenic mechanisms may also explain why the historical TB treatment of enforced bed rest, changing the direction of gravity, may be an effective adjunctive remedy for TB </w:t>
      </w:r>
      <w:r w:rsidRPr="00D43850">
        <w:rPr>
          <w:rFonts w:ascii="Arial" w:hAnsi="Arial" w:cs="Arial"/>
          <w:color w:val="000000"/>
          <w:sz w:val="22"/>
          <w:shd w:val="clear" w:color="auto" w:fill="FFFFFF"/>
        </w:rPr>
        <w:fldChar w:fldCharType="begin"/>
      </w:r>
      <w:r w:rsidR="00C77F58">
        <w:rPr>
          <w:rFonts w:ascii="Arial" w:hAnsi="Arial" w:cs="Arial"/>
          <w:color w:val="000000"/>
          <w:sz w:val="22"/>
          <w:shd w:val="clear" w:color="auto" w:fill="FFFFFF"/>
        </w:rPr>
        <w:instrText xml:space="preserve"> ADDIN EN.CITE &lt;EndNote&gt;&lt;Cite&gt;&lt;Author&gt;Murray&lt;/Author&gt;&lt;Year&gt;2003&lt;/Year&gt;&lt;RecNum&gt;70&lt;/RecNum&gt;&lt;DisplayText&gt;(22)&lt;/DisplayText&gt;&lt;record&gt;&lt;rec-number&gt;70&lt;/rec-number&gt;&lt;foreign-keys&gt;&lt;key app="EN" db-id="davez2z9k9exfledsz7x0sarperdr9rsa9rr" timestamp="1764294761"&gt;70&lt;/key&gt;&lt;/foreign-keys&gt;&lt;ref-type name="Journal Article"&gt;17&lt;/ref-type&gt;&lt;contributors&gt;&lt;authors&gt;&lt;author&gt;Murray, J.F.&lt;/author&gt;&lt;/authors&gt;&lt;/contributors&gt;&lt;titles&gt;&lt;title&gt;Bill Dock and the location of pulmonary tuberculosis: how bed rest might have helped consumption.&lt;/title&gt;&lt;secondary-title&gt;Am J Respir Crit Care Med&lt;/secondary-title&gt;&lt;/titles&gt;&lt;periodical&gt;&lt;full-title&gt;Am J Respir Crit Care Med&lt;/full-title&gt;&lt;/periodical&gt;&lt;pages&gt;1029–1033&lt;/pages&gt;&lt;volume&gt;168&lt;/volume&gt;&lt;dates&gt;&lt;year&gt;2003&lt;/year&gt;&lt;/dates&gt;&lt;urls&gt;&lt;/urls&gt;&lt;electronic-resource-num&gt;10.1164/rccm.200307-1016OE&lt;/electronic-resource-num&gt;&lt;/record&gt;&lt;/Cite&gt;&lt;/EndNote&gt;</w:instrText>
      </w:r>
      <w:r w:rsidRPr="00D43850">
        <w:rPr>
          <w:rFonts w:ascii="Arial" w:hAnsi="Arial" w:cs="Arial"/>
          <w:color w:val="000000"/>
          <w:sz w:val="22"/>
          <w:shd w:val="clear" w:color="auto" w:fill="FFFFFF"/>
        </w:rPr>
        <w:fldChar w:fldCharType="separate"/>
      </w:r>
      <w:r w:rsidR="00C77F58">
        <w:rPr>
          <w:rFonts w:ascii="Arial" w:hAnsi="Arial" w:cs="Arial"/>
          <w:noProof/>
          <w:color w:val="000000"/>
          <w:sz w:val="22"/>
          <w:shd w:val="clear" w:color="auto" w:fill="FFFFFF"/>
        </w:rPr>
        <w:t>(22)</w:t>
      </w:r>
      <w:r w:rsidRPr="00D43850">
        <w:rPr>
          <w:rFonts w:ascii="Arial" w:hAnsi="Arial" w:cs="Arial"/>
          <w:color w:val="000000"/>
          <w:sz w:val="22"/>
          <w:shd w:val="clear" w:color="auto" w:fill="FFFFFF"/>
        </w:rPr>
        <w:fldChar w:fldCharType="end"/>
      </w:r>
      <w:r w:rsidRPr="00D43850">
        <w:rPr>
          <w:rFonts w:ascii="Arial" w:hAnsi="Arial" w:cs="Arial"/>
          <w:color w:val="000000"/>
          <w:sz w:val="22"/>
          <w:shd w:val="clear" w:color="auto" w:fill="FFFFFF"/>
        </w:rPr>
        <w:t>.</w:t>
      </w:r>
      <w:r>
        <w:rPr>
          <w:rFonts w:ascii="Arial" w:hAnsi="Arial" w:cs="Arial"/>
          <w:color w:val="000000"/>
          <w:sz w:val="22"/>
          <w:shd w:val="clear" w:color="auto" w:fill="FFFFFF"/>
        </w:rPr>
        <w:t xml:space="preserve">  </w:t>
      </w:r>
      <w:r w:rsidRPr="0046308B">
        <w:rPr>
          <w:rFonts w:ascii="Arial" w:hAnsi="Arial" w:cs="Arial"/>
          <w:color w:val="000000"/>
          <w:sz w:val="22"/>
          <w:highlight w:val="yellow"/>
          <w:shd w:val="clear" w:color="auto" w:fill="FFFFFF"/>
        </w:rPr>
        <w:t>&lt;&lt;Bela: you mentioned about “creating a diagram showing the mechanical gradients and the possibility of migration and cavity formation.”  Could you please do that as I am having difficulty in visualizing how Mtb would migrate?  I think during primary TB</w:t>
      </w:r>
      <w:r>
        <w:rPr>
          <w:rFonts w:ascii="Arial" w:hAnsi="Arial" w:cs="Arial"/>
          <w:color w:val="000000"/>
          <w:sz w:val="22"/>
          <w:highlight w:val="yellow"/>
          <w:shd w:val="clear" w:color="auto" w:fill="FFFFFF"/>
        </w:rPr>
        <w:t xml:space="preserve"> (initial infection)</w:t>
      </w:r>
      <w:r w:rsidRPr="0046308B">
        <w:rPr>
          <w:rFonts w:ascii="Arial" w:hAnsi="Arial" w:cs="Arial"/>
          <w:color w:val="000000"/>
          <w:sz w:val="22"/>
          <w:highlight w:val="yellow"/>
          <w:shd w:val="clear" w:color="auto" w:fill="FFFFFF"/>
        </w:rPr>
        <w:t>, there are some Mtb in the upper lobes (less than the number in the lower lobes)…but with reactivation (post-primary) TB, the fewer ones in the upper lobes are more likely to reactivate and that is why post-primary TB are more common in the upper lobes</w:t>
      </w:r>
      <w:r>
        <w:rPr>
          <w:rFonts w:ascii="Arial" w:hAnsi="Arial" w:cs="Arial"/>
          <w:color w:val="000000"/>
          <w:sz w:val="22"/>
          <w:highlight w:val="yellow"/>
          <w:shd w:val="clear" w:color="auto" w:fill="FFFFFF"/>
        </w:rPr>
        <w:t xml:space="preserve"> (</w:t>
      </w:r>
      <w:r w:rsidRPr="005919DC">
        <w:rPr>
          <w:rFonts w:ascii="Arial" w:hAnsi="Arial" w:cs="Arial"/>
          <w:color w:val="000000"/>
          <w:sz w:val="22"/>
          <w:highlight w:val="green"/>
          <w:shd w:val="clear" w:color="auto" w:fill="FFFFFF"/>
        </w:rPr>
        <w:t>see our Figure 1</w:t>
      </w:r>
      <w:r>
        <w:rPr>
          <w:rFonts w:ascii="Arial" w:hAnsi="Arial" w:cs="Arial"/>
          <w:color w:val="000000"/>
          <w:sz w:val="22"/>
          <w:highlight w:val="yellow"/>
          <w:shd w:val="clear" w:color="auto" w:fill="FFFFFF"/>
        </w:rPr>
        <w:t>)</w:t>
      </w:r>
      <w:r w:rsidRPr="0046308B">
        <w:rPr>
          <w:rFonts w:ascii="Arial" w:hAnsi="Arial" w:cs="Arial"/>
          <w:color w:val="000000"/>
          <w:sz w:val="22"/>
          <w:highlight w:val="yellow"/>
          <w:shd w:val="clear" w:color="auto" w:fill="FFFFFF"/>
        </w:rPr>
        <w:t>…but I like your idea of migration too!&gt;&gt;</w:t>
      </w:r>
    </w:p>
    <w:p w14:paraId="5B501324" w14:textId="77777777" w:rsidR="00885C29" w:rsidRDefault="00885C29" w:rsidP="00885C29">
      <w:pPr>
        <w:tabs>
          <w:tab w:val="left" w:pos="6210"/>
        </w:tabs>
        <w:ind w:firstLine="360"/>
        <w:rPr>
          <w:rFonts w:ascii="Arial" w:hAnsi="Arial" w:cs="Arial"/>
          <w:sz w:val="22"/>
        </w:rPr>
      </w:pPr>
    </w:p>
    <w:p w14:paraId="70D9A2D3" w14:textId="4D6A624D" w:rsidR="00885C29" w:rsidRPr="00966262" w:rsidRDefault="00885C29" w:rsidP="00885C29">
      <w:pPr>
        <w:tabs>
          <w:tab w:val="left" w:pos="6210"/>
        </w:tabs>
        <w:ind w:firstLine="360"/>
        <w:rPr>
          <w:rFonts w:ascii="Arial" w:hAnsi="Arial" w:cs="Arial"/>
          <w:color w:val="000000"/>
          <w:sz w:val="22"/>
          <w:shd w:val="clear" w:color="auto" w:fill="FFFFFF"/>
        </w:rPr>
      </w:pPr>
      <w:r>
        <w:rPr>
          <w:rFonts w:ascii="Arial" w:hAnsi="Arial" w:cs="Arial"/>
          <w:sz w:val="22"/>
        </w:rPr>
        <w:t xml:space="preserve">In </w:t>
      </w:r>
      <w:r w:rsidR="007B16C7">
        <w:rPr>
          <w:rFonts w:ascii="Arial" w:hAnsi="Arial" w:cs="Arial"/>
          <w:sz w:val="22"/>
        </w:rPr>
        <w:t>summary</w:t>
      </w:r>
      <w:r>
        <w:rPr>
          <w:rFonts w:ascii="Arial" w:hAnsi="Arial" w:cs="Arial"/>
          <w:sz w:val="22"/>
        </w:rPr>
        <w:t xml:space="preserve">, we believe that in addition to other biochemical factors, </w:t>
      </w:r>
      <w:r w:rsidR="007B16C7">
        <w:rPr>
          <w:rFonts w:ascii="Arial" w:hAnsi="Arial" w:cs="Arial"/>
          <w:sz w:val="22"/>
        </w:rPr>
        <w:t xml:space="preserve">less blood flow to the right lung, </w:t>
      </w:r>
      <w:r>
        <w:rPr>
          <w:rFonts w:ascii="Arial" w:hAnsi="Arial" w:cs="Arial"/>
          <w:color w:val="000000"/>
          <w:sz w:val="22"/>
          <w:shd w:val="clear" w:color="auto" w:fill="FFFFFF"/>
        </w:rPr>
        <w:t xml:space="preserve">mechanobiological elements, namely gravity-associated increase in mechanical stresses and stiffness, may account for why </w:t>
      </w:r>
      <w:r w:rsidR="007B16C7">
        <w:rPr>
          <w:rFonts w:ascii="Arial" w:hAnsi="Arial" w:cs="Arial"/>
          <w:color w:val="000000"/>
          <w:sz w:val="22"/>
          <w:shd w:val="clear" w:color="auto" w:fill="FFFFFF"/>
        </w:rPr>
        <w:t xml:space="preserve">cavities associated nodular-bronchiectasis phenotype of NTM-LD are </w:t>
      </w:r>
      <w:r>
        <w:rPr>
          <w:rFonts w:ascii="Arial" w:hAnsi="Arial" w:cs="Arial"/>
          <w:color w:val="000000"/>
          <w:sz w:val="22"/>
          <w:shd w:val="clear" w:color="auto" w:fill="FFFFFF"/>
        </w:rPr>
        <w:t xml:space="preserve">more common in the </w:t>
      </w:r>
      <w:r w:rsidR="007B16C7">
        <w:rPr>
          <w:rFonts w:ascii="Arial" w:hAnsi="Arial" w:cs="Arial"/>
          <w:color w:val="000000"/>
          <w:sz w:val="22"/>
          <w:shd w:val="clear" w:color="auto" w:fill="FFFFFF"/>
        </w:rPr>
        <w:t>RUL and superior segments of the RLL</w:t>
      </w:r>
      <w:r>
        <w:rPr>
          <w:rFonts w:ascii="Arial" w:hAnsi="Arial" w:cs="Arial"/>
          <w:color w:val="000000"/>
          <w:sz w:val="22"/>
          <w:shd w:val="clear" w:color="auto" w:fill="FFFFFF"/>
        </w:rPr>
        <w:t>.</w:t>
      </w:r>
    </w:p>
    <w:p w14:paraId="68485D5B" w14:textId="77777777" w:rsidR="00885C29" w:rsidRDefault="00885C29" w:rsidP="00885C29">
      <w:r>
        <w:br w:type="page"/>
      </w:r>
    </w:p>
    <w:p w14:paraId="7B58FE53" w14:textId="45DEF280" w:rsidR="00DF6CCE" w:rsidRDefault="00A01E84" w:rsidP="000E05BC">
      <w:pPr>
        <w:pStyle w:val="Default"/>
        <w:rPr>
          <w:rStyle w:val="A1"/>
          <w:rFonts w:ascii="Arial" w:hAnsi="Arial" w:cs="Arial"/>
          <w:b/>
          <w:bCs/>
          <w:sz w:val="22"/>
          <w:szCs w:val="22"/>
        </w:rPr>
      </w:pPr>
      <w:r w:rsidRPr="00A01E84">
        <w:rPr>
          <w:rStyle w:val="A1"/>
          <w:rFonts w:ascii="Arial" w:hAnsi="Arial" w:cs="Arial"/>
          <w:b/>
          <w:bCs/>
          <w:sz w:val="22"/>
          <w:szCs w:val="22"/>
        </w:rPr>
        <w:lastRenderedPageBreak/>
        <w:t>REFERENCES</w:t>
      </w:r>
    </w:p>
    <w:p w14:paraId="2C7528D5" w14:textId="77777777" w:rsidR="004F1A99" w:rsidRPr="00A01E84" w:rsidRDefault="004F1A99" w:rsidP="000E05BC">
      <w:pPr>
        <w:pStyle w:val="Default"/>
        <w:rPr>
          <w:rStyle w:val="A1"/>
          <w:rFonts w:ascii="Arial" w:hAnsi="Arial" w:cs="Arial"/>
          <w:b/>
          <w:bCs/>
          <w:sz w:val="22"/>
          <w:szCs w:val="22"/>
        </w:rPr>
      </w:pPr>
    </w:p>
    <w:p w14:paraId="56DA97DB" w14:textId="77777777" w:rsidR="00DD1115" w:rsidRPr="00DD1115" w:rsidRDefault="00DF6CCE" w:rsidP="00DD1115">
      <w:pPr>
        <w:pStyle w:val="EndNoteBibliography"/>
        <w:ind w:left="720" w:hanging="720"/>
        <w:rPr>
          <w:noProof/>
        </w:rPr>
      </w:pPr>
      <w:r>
        <w:rPr>
          <w:szCs w:val="22"/>
        </w:rPr>
        <w:fldChar w:fldCharType="begin"/>
      </w:r>
      <w:r>
        <w:rPr>
          <w:szCs w:val="22"/>
        </w:rPr>
        <w:instrText xml:space="preserve"> ADDIN EN.REFLIST </w:instrText>
      </w:r>
      <w:r>
        <w:rPr>
          <w:szCs w:val="22"/>
        </w:rPr>
        <w:fldChar w:fldCharType="separate"/>
      </w:r>
      <w:r w:rsidR="00DD1115" w:rsidRPr="00DD1115">
        <w:rPr>
          <w:noProof/>
        </w:rPr>
        <w:t>1. Chan ED. Vulnerability to nontuberculous mycobacterial lung disease or systemic infection due to genetic / heritable disorders. In: Griffith DE, editor. Nontuberculous Mycobacterial Disease: A Comprehensive Approach to Diagnosis and Management. Switzerland: Springer Nature; 2019. p. 89-110.</w:t>
      </w:r>
    </w:p>
    <w:p w14:paraId="7D30F43C" w14:textId="77777777" w:rsidR="00DD1115" w:rsidRPr="00DD1115" w:rsidRDefault="00DD1115" w:rsidP="00DD1115">
      <w:pPr>
        <w:pStyle w:val="EndNoteBibliography"/>
        <w:ind w:left="720" w:hanging="720"/>
        <w:rPr>
          <w:noProof/>
        </w:rPr>
      </w:pPr>
      <w:r w:rsidRPr="00DD1115">
        <w:rPr>
          <w:noProof/>
        </w:rPr>
        <w:t xml:space="preserve">2. Ratnatunga CN, Lutzky VP, Kupz A, Doolan DL, Reid DW, Field M, Bell SC, Thomson RM, Miles JJ. The Rise of Non-Tuberculosis Mycobacterial Lung Disease. </w:t>
      </w:r>
      <w:r w:rsidRPr="00DD1115">
        <w:rPr>
          <w:i/>
          <w:noProof/>
        </w:rPr>
        <w:t xml:space="preserve">Front Immunol </w:t>
      </w:r>
      <w:r w:rsidRPr="00DD1115">
        <w:rPr>
          <w:noProof/>
        </w:rPr>
        <w:t>2020; 11: 303.</w:t>
      </w:r>
    </w:p>
    <w:p w14:paraId="23AA3222" w14:textId="77777777" w:rsidR="00DD1115" w:rsidRPr="00DD1115" w:rsidRDefault="00DD1115" w:rsidP="00DD1115">
      <w:pPr>
        <w:pStyle w:val="EndNoteBibliography"/>
        <w:ind w:left="720" w:hanging="720"/>
        <w:rPr>
          <w:noProof/>
        </w:rPr>
      </w:pPr>
      <w:r w:rsidRPr="00DD1115">
        <w:rPr>
          <w:noProof/>
        </w:rPr>
        <w:t xml:space="preserve">3. Kang HR, Hwang EJ, Kim SA, Choi SM, Lee J, Lee CH, Yim JJ, Kwak N. Clinical Implications of Size of Cavities in Patients With Nontuberculous Mycobacterial Pulmonary Disease: A Single-Center Cohort Study. </w:t>
      </w:r>
      <w:r w:rsidRPr="00DD1115">
        <w:rPr>
          <w:i/>
          <w:noProof/>
        </w:rPr>
        <w:t xml:space="preserve">Open Forum Infect Dis </w:t>
      </w:r>
      <w:r w:rsidRPr="00DD1115">
        <w:rPr>
          <w:noProof/>
        </w:rPr>
        <w:t>2021; 8: ofab087.</w:t>
      </w:r>
    </w:p>
    <w:p w14:paraId="2B018F9E" w14:textId="77777777" w:rsidR="00DD1115" w:rsidRPr="00DD1115" w:rsidRDefault="00DD1115" w:rsidP="00DD1115">
      <w:pPr>
        <w:pStyle w:val="EndNoteBibliography"/>
        <w:ind w:left="720" w:hanging="720"/>
        <w:rPr>
          <w:noProof/>
        </w:rPr>
      </w:pPr>
      <w:r w:rsidRPr="00DD1115">
        <w:rPr>
          <w:noProof/>
        </w:rPr>
        <w:t xml:space="preserve">4. Hazelton TR, Newell JD, Jr., Cook JL, Huitt GA, Lynch DA. CT findings in 14 patients with Mycobacterium chelonae pulmonary infection. </w:t>
      </w:r>
      <w:r w:rsidRPr="00DD1115">
        <w:rPr>
          <w:i/>
          <w:noProof/>
        </w:rPr>
        <w:t xml:space="preserve">AJR Am J Roentgenol </w:t>
      </w:r>
      <w:r w:rsidRPr="00DD1115">
        <w:rPr>
          <w:noProof/>
        </w:rPr>
        <w:t>2000; 175: 413-416.</w:t>
      </w:r>
    </w:p>
    <w:p w14:paraId="05234B34" w14:textId="77777777" w:rsidR="00DD1115" w:rsidRPr="00DD1115" w:rsidRDefault="00DD1115" w:rsidP="00DD1115">
      <w:pPr>
        <w:pStyle w:val="EndNoteBibliography"/>
        <w:ind w:left="720" w:hanging="720"/>
        <w:rPr>
          <w:noProof/>
        </w:rPr>
      </w:pPr>
      <w:r w:rsidRPr="00DD1115">
        <w:rPr>
          <w:noProof/>
        </w:rPr>
        <w:t xml:space="preserve">5. Lee Y, Song JW, Chae EJ, Lee HJ, Lee CW, Do KH, Seo JB, Kim MY, Lee JS, Song KS, Shim TS. CT findings of pulmonary non-tuberculous mycobacterial infection in non-AIDS immunocompromised patients: a case-controlled comparison with immunocompetent patients. </w:t>
      </w:r>
      <w:r w:rsidRPr="00DD1115">
        <w:rPr>
          <w:i/>
          <w:noProof/>
        </w:rPr>
        <w:t xml:space="preserve">Br J Radiol </w:t>
      </w:r>
      <w:r w:rsidRPr="00DD1115">
        <w:rPr>
          <w:noProof/>
        </w:rPr>
        <w:t>2013; 86: 20120209.</w:t>
      </w:r>
    </w:p>
    <w:p w14:paraId="124AD729" w14:textId="77777777" w:rsidR="00DD1115" w:rsidRPr="00DD1115" w:rsidRDefault="00DD1115" w:rsidP="00DD1115">
      <w:pPr>
        <w:pStyle w:val="EndNoteBibliography"/>
        <w:ind w:left="720" w:hanging="720"/>
        <w:rPr>
          <w:noProof/>
        </w:rPr>
      </w:pPr>
      <w:r w:rsidRPr="00DD1115">
        <w:rPr>
          <w:noProof/>
        </w:rPr>
        <w:t>6. Larsen K, Petersen JH, Budtz</w:t>
      </w:r>
      <w:r w:rsidRPr="00DD1115">
        <w:rPr>
          <w:rFonts w:ascii="Cambria Math" w:hAnsi="Cambria Math" w:cs="Cambria Math"/>
          <w:noProof/>
        </w:rPr>
        <w:t>‐</w:t>
      </w:r>
      <w:r w:rsidRPr="00DD1115">
        <w:rPr>
          <w:noProof/>
        </w:rPr>
        <w:t xml:space="preserve">Jørgensen E, Endahl L. Interpreting Parameters in the Logistic Regression Model with Random Effects. </w:t>
      </w:r>
      <w:r w:rsidRPr="00DD1115">
        <w:rPr>
          <w:i/>
          <w:noProof/>
        </w:rPr>
        <w:t xml:space="preserve">Biometrics </w:t>
      </w:r>
      <w:r w:rsidRPr="00DD1115">
        <w:rPr>
          <w:noProof/>
        </w:rPr>
        <w:t>2000; 56: 909–914.</w:t>
      </w:r>
    </w:p>
    <w:p w14:paraId="41D50874" w14:textId="77777777" w:rsidR="00DD1115" w:rsidRPr="00DD1115" w:rsidRDefault="00DD1115" w:rsidP="00DD1115">
      <w:pPr>
        <w:pStyle w:val="EndNoteBibliography"/>
        <w:ind w:left="720" w:hanging="720"/>
        <w:rPr>
          <w:noProof/>
        </w:rPr>
      </w:pPr>
      <w:r w:rsidRPr="00DD1115">
        <w:rPr>
          <w:noProof/>
        </w:rPr>
        <w:t xml:space="preserve">7. McCullagh P. Regression Models for Ordinal Data. </w:t>
      </w:r>
      <w:r w:rsidRPr="00DD1115">
        <w:rPr>
          <w:i/>
          <w:noProof/>
        </w:rPr>
        <w:t xml:space="preserve">J Royal Stat Soc: Series B (Methodol) </w:t>
      </w:r>
      <w:r w:rsidRPr="00DD1115">
        <w:rPr>
          <w:noProof/>
        </w:rPr>
        <w:t>1980; 42: 109–127.</w:t>
      </w:r>
    </w:p>
    <w:p w14:paraId="1EB4DE47" w14:textId="77777777" w:rsidR="00DD1115" w:rsidRPr="00DD1115" w:rsidRDefault="00DD1115" w:rsidP="00DD1115">
      <w:pPr>
        <w:pStyle w:val="EndNoteBibliography"/>
        <w:ind w:left="720" w:hanging="720"/>
        <w:rPr>
          <w:noProof/>
        </w:rPr>
      </w:pPr>
      <w:r w:rsidRPr="00DD1115">
        <w:rPr>
          <w:noProof/>
        </w:rPr>
        <w:t xml:space="preserve">8. Lin X, Mermelstein R, Hedeker D. Analysis of multivariate longitudinal substance use outcomes using multivariate mixed cumulative logit model. </w:t>
      </w:r>
      <w:r w:rsidRPr="00DD1115">
        <w:rPr>
          <w:i/>
          <w:noProof/>
        </w:rPr>
        <w:t xml:space="preserve">BMC Med Res Methodol </w:t>
      </w:r>
      <w:r w:rsidRPr="00DD1115">
        <w:rPr>
          <w:noProof/>
        </w:rPr>
        <w:t>2021; 21: 239.</w:t>
      </w:r>
    </w:p>
    <w:p w14:paraId="7F1ACFA7" w14:textId="77777777" w:rsidR="00DD1115" w:rsidRPr="00DD1115" w:rsidRDefault="00DD1115" w:rsidP="00DD1115">
      <w:pPr>
        <w:pStyle w:val="EndNoteBibliography"/>
        <w:ind w:left="720" w:hanging="720"/>
        <w:rPr>
          <w:noProof/>
        </w:rPr>
      </w:pPr>
      <w:r w:rsidRPr="00DD1115">
        <w:rPr>
          <w:noProof/>
        </w:rPr>
        <w:t xml:space="preserve">9. Pinheiro JC, Chao EC. Efficient Laplacian and Adaptive Gaussian Quadrature Algorithms for Multilevel Generalized Linear Mixed Models. </w:t>
      </w:r>
      <w:r w:rsidRPr="00DD1115">
        <w:rPr>
          <w:i/>
          <w:noProof/>
        </w:rPr>
        <w:t xml:space="preserve">J Comput Graph Stat </w:t>
      </w:r>
      <w:r w:rsidRPr="00DD1115">
        <w:rPr>
          <w:noProof/>
        </w:rPr>
        <w:t>2006; 15: 58–81.</w:t>
      </w:r>
    </w:p>
    <w:p w14:paraId="24F88F61" w14:textId="77777777" w:rsidR="00DD1115" w:rsidRPr="00DD1115" w:rsidRDefault="00DD1115" w:rsidP="00DD1115">
      <w:pPr>
        <w:pStyle w:val="EndNoteBibliography"/>
        <w:ind w:left="720" w:hanging="720"/>
        <w:rPr>
          <w:noProof/>
        </w:rPr>
      </w:pPr>
      <w:r w:rsidRPr="00DD1115">
        <w:rPr>
          <w:noProof/>
        </w:rPr>
        <w:t xml:space="preserve">10. Capanu M, Gönen M, Begg CB. An assessment of estimation methods for generalized linear mixed models with binary outcomes. </w:t>
      </w:r>
      <w:r w:rsidRPr="00DD1115">
        <w:rPr>
          <w:i/>
          <w:noProof/>
        </w:rPr>
        <w:t xml:space="preserve">Stat Med </w:t>
      </w:r>
      <w:r w:rsidRPr="00DD1115">
        <w:rPr>
          <w:noProof/>
        </w:rPr>
        <w:t>2013; 32: 4550–4566.</w:t>
      </w:r>
    </w:p>
    <w:p w14:paraId="5CE1E33F" w14:textId="77777777" w:rsidR="00DD1115" w:rsidRPr="00DD1115" w:rsidRDefault="00DD1115" w:rsidP="00DD1115">
      <w:pPr>
        <w:pStyle w:val="EndNoteBibliography"/>
        <w:ind w:left="720" w:hanging="720"/>
        <w:rPr>
          <w:noProof/>
        </w:rPr>
      </w:pPr>
      <w:r w:rsidRPr="00DD1115">
        <w:rPr>
          <w:noProof/>
        </w:rPr>
        <w:t xml:space="preserve">11. Burnham KP, Anderson DR. Multimodel Inference: Understanding AIC and BIC in Model Selection. </w:t>
      </w:r>
      <w:r w:rsidRPr="00DD1115">
        <w:rPr>
          <w:i/>
          <w:noProof/>
        </w:rPr>
        <w:t xml:space="preserve">Socio Meth Res </w:t>
      </w:r>
      <w:r w:rsidRPr="00DD1115">
        <w:rPr>
          <w:noProof/>
        </w:rPr>
        <w:t>2004; 33: 261–304.</w:t>
      </w:r>
    </w:p>
    <w:p w14:paraId="52AB11A9" w14:textId="77777777" w:rsidR="00DD1115" w:rsidRPr="00DD1115" w:rsidRDefault="00DD1115" w:rsidP="00DD1115">
      <w:pPr>
        <w:pStyle w:val="EndNoteBibliography"/>
        <w:ind w:left="720" w:hanging="720"/>
        <w:rPr>
          <w:noProof/>
        </w:rPr>
      </w:pPr>
      <w:r w:rsidRPr="00DD1115">
        <w:rPr>
          <w:noProof/>
        </w:rPr>
        <w:t xml:space="preserve">12. Benjamini Y, Hochberg Y. Controlling the False Discovery Rate: A Practical and Powerful Approach to Multiple Testing. </w:t>
      </w:r>
      <w:r w:rsidRPr="00DD1115">
        <w:rPr>
          <w:i/>
          <w:noProof/>
        </w:rPr>
        <w:t xml:space="preserve">J Royal Statist Soc Series B: Stat Methodol </w:t>
      </w:r>
      <w:r w:rsidRPr="00DD1115">
        <w:rPr>
          <w:noProof/>
        </w:rPr>
        <w:t>1995; 57: 289–300.</w:t>
      </w:r>
    </w:p>
    <w:p w14:paraId="3C853A19" w14:textId="77777777" w:rsidR="00DD1115" w:rsidRPr="00DD1115" w:rsidRDefault="00DD1115" w:rsidP="00DD1115">
      <w:pPr>
        <w:pStyle w:val="EndNoteBibliography"/>
        <w:ind w:left="720" w:hanging="720"/>
        <w:rPr>
          <w:noProof/>
        </w:rPr>
      </w:pPr>
      <w:r w:rsidRPr="00DD1115">
        <w:rPr>
          <w:noProof/>
        </w:rPr>
        <w:t xml:space="preserve">13. Liljequist D, Elfving B, Skavberg Roaldsen K. Intraclass correlation – A discussion and demonstration of basic features. </w:t>
      </w:r>
      <w:r w:rsidRPr="00DD1115">
        <w:rPr>
          <w:i/>
          <w:noProof/>
        </w:rPr>
        <w:t xml:space="preserve">PLoS One </w:t>
      </w:r>
      <w:r w:rsidRPr="00DD1115">
        <w:rPr>
          <w:noProof/>
        </w:rPr>
        <w:t>2019; 14: e0219854.</w:t>
      </w:r>
    </w:p>
    <w:p w14:paraId="0CD7F58C" w14:textId="77777777" w:rsidR="00DD1115" w:rsidRPr="00DD1115" w:rsidRDefault="00DD1115" w:rsidP="00DD1115">
      <w:pPr>
        <w:pStyle w:val="EndNoteBibliography"/>
        <w:ind w:left="720" w:hanging="720"/>
        <w:rPr>
          <w:noProof/>
        </w:rPr>
      </w:pPr>
      <w:r w:rsidRPr="00DD1115">
        <w:rPr>
          <w:noProof/>
        </w:rPr>
        <w:t>14. Casella G, Berger RL. Statistical inference. Thomson Learning; 2002.</w:t>
      </w:r>
    </w:p>
    <w:p w14:paraId="0FBBE191" w14:textId="77777777" w:rsidR="00DD1115" w:rsidRPr="00DD1115" w:rsidRDefault="00DD1115" w:rsidP="00DD1115">
      <w:pPr>
        <w:pStyle w:val="EndNoteBibliography"/>
        <w:ind w:left="720" w:hanging="720"/>
        <w:rPr>
          <w:noProof/>
        </w:rPr>
      </w:pPr>
      <w:r w:rsidRPr="00DD1115">
        <w:rPr>
          <w:noProof/>
        </w:rPr>
        <w:t xml:space="preserve">15. Cohen J. A Coefficient of Agreement for Nominal Scales. ,. </w:t>
      </w:r>
      <w:r w:rsidRPr="00DD1115">
        <w:rPr>
          <w:i/>
          <w:noProof/>
        </w:rPr>
        <w:t xml:space="preserve">Ed Psychol Measure </w:t>
      </w:r>
      <w:r w:rsidRPr="00DD1115">
        <w:rPr>
          <w:noProof/>
        </w:rPr>
        <w:t>1960; 20: 37–46.</w:t>
      </w:r>
    </w:p>
    <w:p w14:paraId="0089745B" w14:textId="77777777" w:rsidR="00DD1115" w:rsidRPr="00DD1115" w:rsidRDefault="00DD1115" w:rsidP="00DD1115">
      <w:pPr>
        <w:pStyle w:val="EndNoteBibliography"/>
        <w:ind w:left="720" w:hanging="720"/>
        <w:rPr>
          <w:noProof/>
        </w:rPr>
      </w:pPr>
      <w:r w:rsidRPr="00DD1115">
        <w:rPr>
          <w:noProof/>
        </w:rPr>
        <w:t xml:space="preserve">16. McHugh ML. Interrater reliability: The kappa statistic. </w:t>
      </w:r>
      <w:r w:rsidRPr="00DD1115">
        <w:rPr>
          <w:i/>
          <w:noProof/>
        </w:rPr>
        <w:t xml:space="preserve">Biochemia Medica </w:t>
      </w:r>
      <w:r w:rsidRPr="00DD1115">
        <w:rPr>
          <w:noProof/>
        </w:rPr>
        <w:t>2012; 22: 276–282.</w:t>
      </w:r>
    </w:p>
    <w:p w14:paraId="4C626633" w14:textId="77777777" w:rsidR="00DD1115" w:rsidRPr="00DD1115" w:rsidRDefault="00DD1115" w:rsidP="00DD1115">
      <w:pPr>
        <w:pStyle w:val="EndNoteBibliography"/>
        <w:ind w:left="720" w:hanging="720"/>
        <w:rPr>
          <w:noProof/>
        </w:rPr>
      </w:pPr>
      <w:r w:rsidRPr="00DD1115">
        <w:rPr>
          <w:noProof/>
        </w:rPr>
        <w:t xml:space="preserve">17. Cohen J. Weighted kappa: Nominal scale agreement provision for scaled disagreement or partial credit. </w:t>
      </w:r>
      <w:r w:rsidRPr="00DD1115">
        <w:rPr>
          <w:i/>
          <w:noProof/>
        </w:rPr>
        <w:t xml:space="preserve">Psychol Bull </w:t>
      </w:r>
      <w:r w:rsidRPr="00DD1115">
        <w:rPr>
          <w:noProof/>
        </w:rPr>
        <w:t>1968; 70: 213–220.</w:t>
      </w:r>
    </w:p>
    <w:p w14:paraId="33CB2F97" w14:textId="77777777" w:rsidR="00DD1115" w:rsidRPr="00DD1115" w:rsidRDefault="00DD1115" w:rsidP="00DD1115">
      <w:pPr>
        <w:pStyle w:val="EndNoteBibliography"/>
        <w:ind w:left="720" w:hanging="720"/>
        <w:rPr>
          <w:noProof/>
        </w:rPr>
      </w:pPr>
      <w:r w:rsidRPr="00DD1115">
        <w:rPr>
          <w:noProof/>
        </w:rPr>
        <w:t xml:space="preserve">18. Lynch DA, Simone PM, Fox MA, Bucher BL, Heinig MJ. CT features of pulmonary </w:t>
      </w:r>
      <w:r w:rsidRPr="00DD1115">
        <w:rPr>
          <w:i/>
          <w:noProof/>
        </w:rPr>
        <w:t>Mycobacterium avium</w:t>
      </w:r>
      <w:r w:rsidRPr="00DD1115">
        <w:rPr>
          <w:noProof/>
        </w:rPr>
        <w:t xml:space="preserve"> complex infection. </w:t>
      </w:r>
      <w:r w:rsidRPr="00DD1115">
        <w:rPr>
          <w:i/>
          <w:noProof/>
        </w:rPr>
        <w:t xml:space="preserve">J Comput Assist Tomogr </w:t>
      </w:r>
      <w:r w:rsidRPr="00DD1115">
        <w:rPr>
          <w:noProof/>
        </w:rPr>
        <w:t>1995; 19: 353-360.</w:t>
      </w:r>
    </w:p>
    <w:p w14:paraId="26C194C1" w14:textId="77777777" w:rsidR="00DD1115" w:rsidRPr="00DD1115" w:rsidRDefault="00DD1115" w:rsidP="00DD1115">
      <w:pPr>
        <w:pStyle w:val="EndNoteBibliography"/>
        <w:ind w:left="720" w:hanging="720"/>
        <w:rPr>
          <w:noProof/>
        </w:rPr>
      </w:pPr>
      <w:r w:rsidRPr="00DD1115">
        <w:rPr>
          <w:noProof/>
        </w:rPr>
        <w:t xml:space="preserve">19. Kim C, Park SH, Oh SY, Kim SS, Jo KW, Shim TS, Kim MY. Comparison of chest CT findings in nontuberculous mycobacterial diseases vs. </w:t>
      </w:r>
      <w:r w:rsidRPr="00DD1115">
        <w:rPr>
          <w:i/>
          <w:noProof/>
        </w:rPr>
        <w:t>Mycobacterium tuberculosis</w:t>
      </w:r>
      <w:r w:rsidRPr="00DD1115">
        <w:rPr>
          <w:noProof/>
        </w:rPr>
        <w:t xml:space="preserve"> lung disease in HIV-negative patients with cavities. </w:t>
      </w:r>
      <w:r w:rsidRPr="00DD1115">
        <w:rPr>
          <w:i/>
          <w:noProof/>
        </w:rPr>
        <w:t xml:space="preserve">PLoS One </w:t>
      </w:r>
      <w:r w:rsidRPr="00DD1115">
        <w:rPr>
          <w:noProof/>
        </w:rPr>
        <w:t>2017; 12: e0174240.</w:t>
      </w:r>
    </w:p>
    <w:p w14:paraId="30A9E7EA" w14:textId="77777777" w:rsidR="00DD1115" w:rsidRPr="00DD1115" w:rsidRDefault="00DD1115" w:rsidP="00DD1115">
      <w:pPr>
        <w:pStyle w:val="EndNoteBibliography"/>
        <w:ind w:left="720" w:hanging="720"/>
        <w:rPr>
          <w:noProof/>
        </w:rPr>
      </w:pPr>
      <w:r w:rsidRPr="00DD1115">
        <w:rPr>
          <w:noProof/>
        </w:rPr>
        <w:t xml:space="preserve">20. Mitchell JD, Bishop A, Cafaro A, Weyant MJ, Pomerantz M. Anatomic lung resection for nontuberculous mycobacterial disease. </w:t>
      </w:r>
      <w:r w:rsidRPr="00DD1115">
        <w:rPr>
          <w:i/>
          <w:noProof/>
        </w:rPr>
        <w:t xml:space="preserve">Ann Thorac Surg </w:t>
      </w:r>
      <w:r w:rsidRPr="00DD1115">
        <w:rPr>
          <w:noProof/>
        </w:rPr>
        <w:t>2008; 85: 1887-1893.</w:t>
      </w:r>
    </w:p>
    <w:p w14:paraId="1271637A" w14:textId="77777777" w:rsidR="00DD1115" w:rsidRPr="00DD1115" w:rsidRDefault="00DD1115" w:rsidP="00DD1115">
      <w:pPr>
        <w:pStyle w:val="EndNoteBibliography"/>
        <w:ind w:left="720" w:hanging="720"/>
        <w:rPr>
          <w:noProof/>
        </w:rPr>
      </w:pPr>
      <w:r w:rsidRPr="00DD1115">
        <w:rPr>
          <w:noProof/>
        </w:rPr>
        <w:lastRenderedPageBreak/>
        <w:t xml:space="preserve">21. Dock W. Apical localization of phthisis: its significance in treatment by prolonged rest in bed. </w:t>
      </w:r>
      <w:r w:rsidRPr="00DD1115">
        <w:rPr>
          <w:i/>
          <w:noProof/>
        </w:rPr>
        <w:t xml:space="preserve">Am Rev Tuberc </w:t>
      </w:r>
      <w:r w:rsidRPr="00DD1115">
        <w:rPr>
          <w:noProof/>
        </w:rPr>
        <w:t>1946; 53: 297-305.</w:t>
      </w:r>
    </w:p>
    <w:p w14:paraId="429A668C" w14:textId="77777777" w:rsidR="00DD1115" w:rsidRPr="00DD1115" w:rsidRDefault="00DD1115" w:rsidP="00DD1115">
      <w:pPr>
        <w:pStyle w:val="EndNoteBibliography"/>
        <w:ind w:left="720" w:hanging="720"/>
        <w:rPr>
          <w:noProof/>
        </w:rPr>
      </w:pPr>
      <w:r w:rsidRPr="00DD1115">
        <w:rPr>
          <w:noProof/>
        </w:rPr>
        <w:t xml:space="preserve">22. Murray JF. Bill Dock and the location of pulmonary tuberculosis: how bed rest might have helped consumption. </w:t>
      </w:r>
      <w:r w:rsidRPr="00DD1115">
        <w:rPr>
          <w:i/>
          <w:noProof/>
        </w:rPr>
        <w:t xml:space="preserve">Am J Respir Crit Care Med </w:t>
      </w:r>
      <w:r w:rsidRPr="00DD1115">
        <w:rPr>
          <w:noProof/>
        </w:rPr>
        <w:t>2003; 168: 1029–1033.</w:t>
      </w:r>
    </w:p>
    <w:p w14:paraId="1937B88F" w14:textId="77777777" w:rsidR="00DD1115" w:rsidRPr="00DD1115" w:rsidRDefault="00DD1115" w:rsidP="00DD1115">
      <w:pPr>
        <w:pStyle w:val="EndNoteBibliography"/>
        <w:ind w:left="720" w:hanging="720"/>
        <w:rPr>
          <w:noProof/>
        </w:rPr>
      </w:pPr>
      <w:r w:rsidRPr="00DD1115">
        <w:rPr>
          <w:noProof/>
        </w:rPr>
        <w:t xml:space="preserve">23. Goodwin RA, Des Prez RM. Apical localization of pulmonary tuberculosis, chronic pulmonary histoplasmosis, and progressive massive fibrosis of the lung. </w:t>
      </w:r>
      <w:r w:rsidRPr="00DD1115">
        <w:rPr>
          <w:i/>
          <w:noProof/>
        </w:rPr>
        <w:t xml:space="preserve">Chest </w:t>
      </w:r>
      <w:r w:rsidRPr="00DD1115">
        <w:rPr>
          <w:noProof/>
        </w:rPr>
        <w:t>1983; 83: 801-805.</w:t>
      </w:r>
    </w:p>
    <w:p w14:paraId="425C159A" w14:textId="77777777" w:rsidR="00DD1115" w:rsidRPr="00DD1115" w:rsidRDefault="00DD1115" w:rsidP="00DD1115">
      <w:pPr>
        <w:pStyle w:val="EndNoteBibliography"/>
        <w:ind w:left="720" w:hanging="720"/>
        <w:rPr>
          <w:noProof/>
        </w:rPr>
      </w:pPr>
      <w:r w:rsidRPr="00DD1115">
        <w:rPr>
          <w:noProof/>
        </w:rPr>
        <w:t>24. West JB, Luks AM. West’s Respiratory Physiology: The Essentials. Philadelphia, PA: Wolters Kluwer; 2020.</w:t>
      </w:r>
    </w:p>
    <w:p w14:paraId="54F80FF1" w14:textId="77777777" w:rsidR="00DD1115" w:rsidRPr="00DD1115" w:rsidRDefault="00DD1115" w:rsidP="00DD1115">
      <w:pPr>
        <w:pStyle w:val="EndNoteBibliography"/>
        <w:ind w:left="720" w:hanging="720"/>
        <w:rPr>
          <w:noProof/>
        </w:rPr>
      </w:pPr>
      <w:r w:rsidRPr="00DD1115">
        <w:rPr>
          <w:noProof/>
        </w:rPr>
        <w:t xml:space="preserve">25. Alfarouk KO, Verduzco D, Rauch C, Muddathir AK, Adil HH, Elhassan GO, Ibrahim ME, David Polo Orozco J, Cardone RA, Reshkin SJ, Harguindey S. Glycolysis, tumor metabolism, cancer growth and dissemination. A new pH-based etiopathogenic perspective and therapeutic approach to an old cancer question. </w:t>
      </w:r>
      <w:r w:rsidRPr="00DD1115">
        <w:rPr>
          <w:i/>
          <w:noProof/>
        </w:rPr>
        <w:t xml:space="preserve">Oncoscience </w:t>
      </w:r>
      <w:r w:rsidRPr="00DD1115">
        <w:rPr>
          <w:noProof/>
        </w:rPr>
        <w:t>2014; 1: 777-802.</w:t>
      </w:r>
    </w:p>
    <w:p w14:paraId="4A273E5B" w14:textId="77777777" w:rsidR="00DD1115" w:rsidRPr="00DD1115" w:rsidRDefault="00DD1115" w:rsidP="00DD1115">
      <w:pPr>
        <w:pStyle w:val="EndNoteBibliography"/>
        <w:ind w:left="720" w:hanging="720"/>
        <w:rPr>
          <w:noProof/>
        </w:rPr>
      </w:pPr>
      <w:r w:rsidRPr="00DD1115">
        <w:rPr>
          <w:noProof/>
        </w:rPr>
        <w:t xml:space="preserve">26. López-Lázaro M. A new view of carcinogenesis and an alternative approach to cancer therapy. </w:t>
      </w:r>
      <w:r w:rsidRPr="00DD1115">
        <w:rPr>
          <w:i/>
          <w:noProof/>
        </w:rPr>
        <w:t xml:space="preserve">Mol Med </w:t>
      </w:r>
      <w:r w:rsidRPr="00DD1115">
        <w:rPr>
          <w:noProof/>
        </w:rPr>
        <w:t>2010; 16: 144-153.</w:t>
      </w:r>
    </w:p>
    <w:p w14:paraId="2C440462" w14:textId="77777777" w:rsidR="00DD1115" w:rsidRPr="00DD1115" w:rsidRDefault="00DD1115" w:rsidP="00DD1115">
      <w:pPr>
        <w:pStyle w:val="EndNoteBibliography"/>
        <w:ind w:left="720" w:hanging="720"/>
        <w:rPr>
          <w:noProof/>
        </w:rPr>
      </w:pPr>
      <w:r w:rsidRPr="00DD1115">
        <w:rPr>
          <w:noProof/>
        </w:rPr>
        <w:t xml:space="preserve">27. Chu Y, Chang Y, Lu W, Sheng X, Wang S, Xu H, Ma J. Regulation of Autophagy by Glycolysis in Cancer. </w:t>
      </w:r>
      <w:r w:rsidRPr="00DD1115">
        <w:rPr>
          <w:i/>
          <w:noProof/>
        </w:rPr>
        <w:t xml:space="preserve">Cancer Manag Res </w:t>
      </w:r>
      <w:r w:rsidRPr="00DD1115">
        <w:rPr>
          <w:noProof/>
        </w:rPr>
        <w:t>2020; 12: 13259-13271.</w:t>
      </w:r>
    </w:p>
    <w:p w14:paraId="4F29C925" w14:textId="77777777" w:rsidR="00DD1115" w:rsidRPr="00DD1115" w:rsidRDefault="00DD1115" w:rsidP="00DD1115">
      <w:pPr>
        <w:pStyle w:val="EndNoteBibliography"/>
        <w:ind w:left="720" w:hanging="720"/>
        <w:rPr>
          <w:noProof/>
        </w:rPr>
      </w:pPr>
      <w:r w:rsidRPr="00DD1115">
        <w:rPr>
          <w:noProof/>
        </w:rPr>
        <w:t xml:space="preserve">28. Lyu J, Narum DE, Baldwin SL, Larsen SE, Bai X, Griffith DE, Dartois V, Naidoo T, Steyn AJC, Coler RN, Chan ED. Understanding the development of tuberculous granulomas: insights into host protection and pathogenesis, a review in humans and animals. </w:t>
      </w:r>
      <w:r w:rsidRPr="00DD1115">
        <w:rPr>
          <w:i/>
          <w:noProof/>
        </w:rPr>
        <w:t xml:space="preserve">Front Immunol </w:t>
      </w:r>
      <w:r w:rsidRPr="00DD1115">
        <w:rPr>
          <w:noProof/>
        </w:rPr>
        <w:t>2024; 15: 1427559.</w:t>
      </w:r>
    </w:p>
    <w:p w14:paraId="23E6DE9B" w14:textId="77777777" w:rsidR="00DD1115" w:rsidRPr="00DD1115" w:rsidRDefault="00DD1115" w:rsidP="00DD1115">
      <w:pPr>
        <w:pStyle w:val="EndNoteBibliography"/>
        <w:ind w:left="720" w:hanging="720"/>
        <w:rPr>
          <w:noProof/>
        </w:rPr>
      </w:pPr>
      <w:r w:rsidRPr="00DD1115">
        <w:rPr>
          <w:noProof/>
        </w:rPr>
        <w:t xml:space="preserve">29. Dock W. Effect of posture on alveolar gas tension in tuberculosis: explanation for favored sites of chronic pulmonary lesions. </w:t>
      </w:r>
      <w:r w:rsidRPr="00DD1115">
        <w:rPr>
          <w:i/>
          <w:noProof/>
        </w:rPr>
        <w:t xml:space="preserve">Arch Intern Med </w:t>
      </w:r>
      <w:r w:rsidRPr="00DD1115">
        <w:rPr>
          <w:noProof/>
        </w:rPr>
        <w:t>1954; 94: 700-708.</w:t>
      </w:r>
    </w:p>
    <w:p w14:paraId="1D9EFF6B" w14:textId="77777777" w:rsidR="00DD1115" w:rsidRPr="00DD1115" w:rsidRDefault="00DD1115" w:rsidP="00DD1115">
      <w:pPr>
        <w:pStyle w:val="EndNoteBibliography"/>
        <w:ind w:left="720" w:hanging="720"/>
        <w:rPr>
          <w:noProof/>
        </w:rPr>
      </w:pPr>
      <w:r w:rsidRPr="00DD1115">
        <w:rPr>
          <w:noProof/>
        </w:rPr>
        <w:t xml:space="preserve">30. Niikawa H, Okamoto T, Ayyat KS, Itoda Y, Farver CF, McCurry KR. Better Oxygenation in Upper Lobes Than in Whole Lungs in Marginal Human Donor Lungs Utilized for Cellular Ex Vivo Lung Perfusion. </w:t>
      </w:r>
      <w:r w:rsidRPr="00DD1115">
        <w:rPr>
          <w:i/>
          <w:noProof/>
        </w:rPr>
        <w:t xml:space="preserve">J Heart Lung Transplant </w:t>
      </w:r>
      <w:r w:rsidRPr="00DD1115">
        <w:rPr>
          <w:noProof/>
        </w:rPr>
        <w:t>2019; 38: S321.</w:t>
      </w:r>
    </w:p>
    <w:p w14:paraId="1BCDB042" w14:textId="77777777" w:rsidR="00DD1115" w:rsidRPr="00DD1115" w:rsidRDefault="00DD1115" w:rsidP="00DD1115">
      <w:pPr>
        <w:pStyle w:val="EndNoteBibliography"/>
        <w:ind w:left="720" w:hanging="720"/>
        <w:rPr>
          <w:noProof/>
        </w:rPr>
      </w:pPr>
      <w:r w:rsidRPr="00DD1115">
        <w:rPr>
          <w:noProof/>
        </w:rPr>
        <w:t xml:space="preserve">31. Sever JL, Youmans G. The relation of oxygen tension to virulence of tubercle bacilli and to acquired resistance in tuberculosis. </w:t>
      </w:r>
      <w:r w:rsidRPr="00DD1115">
        <w:rPr>
          <w:i/>
          <w:noProof/>
        </w:rPr>
        <w:t xml:space="preserve">J Infect Dis </w:t>
      </w:r>
      <w:r w:rsidRPr="00DD1115">
        <w:rPr>
          <w:noProof/>
        </w:rPr>
        <w:t>1957; 101: 193-202.</w:t>
      </w:r>
    </w:p>
    <w:p w14:paraId="4C2F1EAF" w14:textId="77777777" w:rsidR="00DD1115" w:rsidRPr="00DD1115" w:rsidRDefault="00DD1115" w:rsidP="00DD1115">
      <w:pPr>
        <w:pStyle w:val="EndNoteBibliography"/>
        <w:ind w:left="720" w:hanging="720"/>
        <w:rPr>
          <w:noProof/>
        </w:rPr>
      </w:pPr>
      <w:r w:rsidRPr="00DD1115">
        <w:rPr>
          <w:noProof/>
        </w:rPr>
        <w:t xml:space="preserve">32. Rich AR, Follis JH, Jr. The effect of low oxygen tension upon the development of experimental tuberculosis. </w:t>
      </w:r>
      <w:r w:rsidRPr="00DD1115">
        <w:rPr>
          <w:i/>
          <w:noProof/>
        </w:rPr>
        <w:t xml:space="preserve">Am Rev Tuberc </w:t>
      </w:r>
      <w:r w:rsidRPr="00DD1115">
        <w:rPr>
          <w:noProof/>
        </w:rPr>
        <w:t>1942; 71: 345-357.</w:t>
      </w:r>
    </w:p>
    <w:p w14:paraId="4E8267C5" w14:textId="77777777" w:rsidR="00DD1115" w:rsidRPr="00DD1115" w:rsidRDefault="00DD1115" w:rsidP="00DD1115">
      <w:pPr>
        <w:pStyle w:val="EndNoteBibliography"/>
        <w:ind w:left="720" w:hanging="720"/>
        <w:rPr>
          <w:noProof/>
        </w:rPr>
      </w:pPr>
      <w:r w:rsidRPr="00DD1115">
        <w:rPr>
          <w:noProof/>
        </w:rPr>
        <w:t xml:space="preserve">33. Shi L, Herrmann J, Bou Jawde S, Bates JHT, Nia HT, Suki B. Modeling the influence of gravity and the mechanical properties of elastin and collagen fibers on alveolar and lung pressure-volume curves. </w:t>
      </w:r>
      <w:r w:rsidRPr="00DD1115">
        <w:rPr>
          <w:i/>
          <w:noProof/>
        </w:rPr>
        <w:t xml:space="preserve">Sci Rep </w:t>
      </w:r>
      <w:r w:rsidRPr="00DD1115">
        <w:rPr>
          <w:noProof/>
        </w:rPr>
        <w:t>2022; 12: 12280.</w:t>
      </w:r>
    </w:p>
    <w:p w14:paraId="5D72C2FE" w14:textId="77777777" w:rsidR="00DD1115" w:rsidRPr="00DD1115" w:rsidRDefault="00DD1115" w:rsidP="00DD1115">
      <w:pPr>
        <w:pStyle w:val="EndNoteBibliography"/>
        <w:ind w:left="720" w:hanging="720"/>
        <w:rPr>
          <w:noProof/>
        </w:rPr>
      </w:pPr>
      <w:r w:rsidRPr="00DD1115">
        <w:rPr>
          <w:noProof/>
        </w:rPr>
        <w:t xml:space="preserve">34. Chan ED, Iseman MD. Slender, older women appear to be more susceptible to nontuberculous mycobacterial lung disease. </w:t>
      </w:r>
      <w:r w:rsidRPr="00DD1115">
        <w:rPr>
          <w:i/>
          <w:noProof/>
        </w:rPr>
        <w:t xml:space="preserve">Gend Med </w:t>
      </w:r>
      <w:r w:rsidRPr="00DD1115">
        <w:rPr>
          <w:noProof/>
        </w:rPr>
        <w:t>2010; 7: 5-18.</w:t>
      </w:r>
    </w:p>
    <w:p w14:paraId="3F20EED4" w14:textId="77777777" w:rsidR="00DD1115" w:rsidRPr="00DD1115" w:rsidRDefault="00DD1115" w:rsidP="00DD1115">
      <w:pPr>
        <w:pStyle w:val="EndNoteBibliography"/>
        <w:ind w:left="720" w:hanging="720"/>
        <w:rPr>
          <w:noProof/>
        </w:rPr>
      </w:pPr>
      <w:r w:rsidRPr="00DD1115">
        <w:rPr>
          <w:noProof/>
        </w:rPr>
        <w:t xml:space="preserve">35. Edwards LB, Livesay VT, Acquaviva FA, Palmer CE. Height, weight, tuberculous infection, and tuberculous disease. </w:t>
      </w:r>
      <w:r w:rsidRPr="00DD1115">
        <w:rPr>
          <w:i/>
          <w:noProof/>
        </w:rPr>
        <w:t xml:space="preserve">Arch Environ Health </w:t>
      </w:r>
      <w:r w:rsidRPr="00DD1115">
        <w:rPr>
          <w:noProof/>
        </w:rPr>
        <w:t>1971; 22: 106–112.</w:t>
      </w:r>
    </w:p>
    <w:p w14:paraId="6034FDC6" w14:textId="77777777" w:rsidR="00DD1115" w:rsidRPr="00DD1115" w:rsidRDefault="00DD1115" w:rsidP="00DD1115">
      <w:pPr>
        <w:pStyle w:val="EndNoteBibliography"/>
        <w:ind w:left="720" w:hanging="720"/>
        <w:rPr>
          <w:noProof/>
        </w:rPr>
      </w:pPr>
      <w:r w:rsidRPr="00DD1115">
        <w:rPr>
          <w:noProof/>
        </w:rPr>
        <w:t xml:space="preserve">36. Kartalija M, Ovrutsky AR, Bryan CL, Pott GB, Fantuzzi G, Thomas J, Strand MJ, Bai X, Ramamoorthy P, Rothman MS, Nagabhushanam V, McDermott M, Levin AR, Frazer-Abel A, Giclas PC, Korner J, Iseman MD, Shapiro L, Chan ED. Patients with nontuberculous mycobacterial lung disease exhibit unique body and immune phenotypes. </w:t>
      </w:r>
      <w:r w:rsidRPr="00DD1115">
        <w:rPr>
          <w:i/>
          <w:noProof/>
        </w:rPr>
        <w:t xml:space="preserve">Am J Respir Crit Care Med </w:t>
      </w:r>
      <w:r w:rsidRPr="00DD1115">
        <w:rPr>
          <w:noProof/>
        </w:rPr>
        <w:t>2013; 187: 197-205.</w:t>
      </w:r>
    </w:p>
    <w:p w14:paraId="0D506BCB" w14:textId="77777777" w:rsidR="00DD1115" w:rsidRPr="00DD1115" w:rsidRDefault="00DD1115" w:rsidP="00DD1115">
      <w:pPr>
        <w:pStyle w:val="EndNoteBibliography"/>
        <w:ind w:left="720" w:hanging="720"/>
        <w:rPr>
          <w:noProof/>
        </w:rPr>
      </w:pPr>
      <w:r w:rsidRPr="00DD1115">
        <w:rPr>
          <w:noProof/>
        </w:rPr>
        <w:t xml:space="preserve">37. Kim RD, Greenberg DE, Ehrmantraut ME, Guide SV, Ding L, Shea Y, Brown MR, Chernick M, Steagall WK, Glasgow CG, Lin J, Jolley C, Sorbara L, Raffeld M, Hill S, Avila N, Sachdev V, Barnhart LA, Anderson VL, Claypool R, Hilligoss DM, Garofalo M, Fitzgerald A, Anaya-O'Brien S, Darnell D, DeCastro R, Menning HM, Ricklefs SM, Porcella SF, Olivier KN, Moss J, Holland SM. Pulmonary nontuberculous mycobacterial disease: prospective study of a distinct preexisting syndrome. </w:t>
      </w:r>
      <w:r w:rsidRPr="00DD1115">
        <w:rPr>
          <w:i/>
          <w:noProof/>
        </w:rPr>
        <w:t xml:space="preserve">Am J Respir Crit Care Med </w:t>
      </w:r>
      <w:r w:rsidRPr="00DD1115">
        <w:rPr>
          <w:noProof/>
        </w:rPr>
        <w:t>2008; 178: 1066-1074.</w:t>
      </w:r>
    </w:p>
    <w:p w14:paraId="306E3CA1" w14:textId="77777777" w:rsidR="00DD1115" w:rsidRPr="00DD1115" w:rsidRDefault="00DD1115" w:rsidP="00DD1115">
      <w:pPr>
        <w:pStyle w:val="EndNoteBibliography"/>
        <w:ind w:left="720" w:hanging="720"/>
        <w:rPr>
          <w:noProof/>
        </w:rPr>
      </w:pPr>
      <w:r w:rsidRPr="00DD1115">
        <w:rPr>
          <w:noProof/>
        </w:rPr>
        <w:lastRenderedPageBreak/>
        <w:t xml:space="preserve">38. Ihms EA, Urbanowski ME, Bishai WR. Diverse Cavity Types and Evidence that Mechanical Action on the Necrotic Granuloma Drives Tuberculous Cavitation. </w:t>
      </w:r>
      <w:r w:rsidRPr="00DD1115">
        <w:rPr>
          <w:i/>
          <w:noProof/>
        </w:rPr>
        <w:t xml:space="preserve">Am J Pathol </w:t>
      </w:r>
      <w:r w:rsidRPr="00DD1115">
        <w:rPr>
          <w:noProof/>
        </w:rPr>
        <w:t>2018; 188: 1666-1675.</w:t>
      </w:r>
    </w:p>
    <w:p w14:paraId="1FBFCA3C" w14:textId="77777777" w:rsidR="00DD1115" w:rsidRPr="00DD1115" w:rsidRDefault="00DD1115" w:rsidP="00DD1115">
      <w:pPr>
        <w:pStyle w:val="EndNoteBibliography"/>
        <w:ind w:left="720" w:hanging="720"/>
        <w:rPr>
          <w:noProof/>
        </w:rPr>
      </w:pPr>
      <w:r w:rsidRPr="00DD1115">
        <w:rPr>
          <w:noProof/>
        </w:rPr>
        <w:t xml:space="preserve">39. Helke KL, Mankowski JL, Manabe YC. Animal models of cavitation in pulmonary tuberculosis. </w:t>
      </w:r>
      <w:r w:rsidRPr="00DD1115">
        <w:rPr>
          <w:i/>
          <w:noProof/>
        </w:rPr>
        <w:t xml:space="preserve">Tuberculosis (Edinb) </w:t>
      </w:r>
      <w:r w:rsidRPr="00DD1115">
        <w:rPr>
          <w:noProof/>
        </w:rPr>
        <w:t>2006; 86: 337-348.</w:t>
      </w:r>
    </w:p>
    <w:p w14:paraId="0D779F16" w14:textId="77777777" w:rsidR="00DD1115" w:rsidRPr="00DD1115" w:rsidRDefault="00DD1115" w:rsidP="00DD1115">
      <w:pPr>
        <w:pStyle w:val="EndNoteBibliography"/>
        <w:ind w:left="720" w:hanging="720"/>
        <w:rPr>
          <w:noProof/>
        </w:rPr>
      </w:pPr>
      <w:r w:rsidRPr="00DD1115">
        <w:rPr>
          <w:noProof/>
        </w:rPr>
        <w:t>40. Leong FJ, Dartois V, Dick T. A Color Atlas of Comparative Pathology of Pulmonary Tuberculosis. Boca Raton, FL: CRC Press; 2010.</w:t>
      </w:r>
    </w:p>
    <w:p w14:paraId="53764E82" w14:textId="77777777" w:rsidR="00DD1115" w:rsidRPr="00DD1115" w:rsidRDefault="00DD1115" w:rsidP="00DD1115">
      <w:pPr>
        <w:pStyle w:val="EndNoteBibliography"/>
        <w:ind w:left="720" w:hanging="720"/>
        <w:rPr>
          <w:noProof/>
        </w:rPr>
      </w:pPr>
      <w:r w:rsidRPr="00DD1115">
        <w:rPr>
          <w:noProof/>
        </w:rPr>
        <w:t xml:space="preserve">41. Medlar EM, Sasano KT. A study of the pathology of experimental pulmonary tuberculosis in the rabbit. </w:t>
      </w:r>
      <w:r w:rsidRPr="00DD1115">
        <w:rPr>
          <w:i/>
          <w:noProof/>
        </w:rPr>
        <w:t xml:space="preserve">Am Rev Tuberc </w:t>
      </w:r>
      <w:r w:rsidRPr="00DD1115">
        <w:rPr>
          <w:noProof/>
        </w:rPr>
        <w:t>1936; 34: 456-475.</w:t>
      </w:r>
    </w:p>
    <w:p w14:paraId="02803E02" w14:textId="77777777" w:rsidR="00DD1115" w:rsidRPr="00DD1115" w:rsidRDefault="00DD1115" w:rsidP="00DD1115">
      <w:pPr>
        <w:pStyle w:val="EndNoteBibliography"/>
        <w:ind w:left="720" w:hanging="720"/>
        <w:rPr>
          <w:noProof/>
        </w:rPr>
      </w:pPr>
      <w:r w:rsidRPr="00DD1115">
        <w:rPr>
          <w:noProof/>
        </w:rPr>
        <w:t xml:space="preserve">42. Kolewe KW, Peyton SR, Schiffman JD. Fewer Bacteria Adhere to Softer Hydrogels. </w:t>
      </w:r>
      <w:r w:rsidRPr="00DD1115">
        <w:rPr>
          <w:i/>
          <w:noProof/>
        </w:rPr>
        <w:t xml:space="preserve">ACS Appl Mater Interfaces </w:t>
      </w:r>
      <w:r w:rsidRPr="00DD1115">
        <w:rPr>
          <w:noProof/>
        </w:rPr>
        <w:t>2015; 7: 19562-19569.</w:t>
      </w:r>
    </w:p>
    <w:p w14:paraId="380B6C8D" w14:textId="77777777" w:rsidR="00DD1115" w:rsidRPr="00DD1115" w:rsidRDefault="00DD1115" w:rsidP="00DD1115">
      <w:pPr>
        <w:pStyle w:val="EndNoteBibliography"/>
        <w:ind w:left="720" w:hanging="720"/>
        <w:rPr>
          <w:noProof/>
        </w:rPr>
      </w:pPr>
      <w:r w:rsidRPr="00DD1115">
        <w:rPr>
          <w:noProof/>
        </w:rPr>
        <w:t xml:space="preserve">43. Peng Q, Zhou X, Wang Z, Xie Q, Ma C, Zhang G, Gong X. Three-Dimensional Bacterial Motions near a Surface Investigated by Digital Holographic Microscopy: Effect of Surface Stiffness. </w:t>
      </w:r>
      <w:r w:rsidRPr="00DD1115">
        <w:rPr>
          <w:i/>
          <w:noProof/>
        </w:rPr>
        <w:t xml:space="preserve">Langmuir </w:t>
      </w:r>
      <w:r w:rsidRPr="00DD1115">
        <w:rPr>
          <w:noProof/>
        </w:rPr>
        <w:t>2019; 35: 12257-12263.</w:t>
      </w:r>
    </w:p>
    <w:p w14:paraId="6B9DBA39" w14:textId="77777777" w:rsidR="00DD1115" w:rsidRPr="00DD1115" w:rsidRDefault="00DD1115" w:rsidP="00DD1115">
      <w:pPr>
        <w:pStyle w:val="EndNoteBibliography"/>
        <w:ind w:left="720" w:hanging="720"/>
        <w:rPr>
          <w:noProof/>
        </w:rPr>
      </w:pPr>
      <w:r w:rsidRPr="00DD1115">
        <w:rPr>
          <w:noProof/>
        </w:rPr>
        <w:t xml:space="preserve">44. Bastounis EE, Yeh YT, Theriot JA. Matrix stiffness modulates infection of endothelial cells by </w:t>
      </w:r>
      <w:r w:rsidRPr="00DD1115">
        <w:rPr>
          <w:i/>
          <w:noProof/>
        </w:rPr>
        <w:t>Listeria monocytogenes</w:t>
      </w:r>
      <w:r w:rsidRPr="00DD1115">
        <w:rPr>
          <w:noProof/>
        </w:rPr>
        <w:t xml:space="preserve"> via expression of cell surface vimentin. </w:t>
      </w:r>
      <w:r w:rsidRPr="00DD1115">
        <w:rPr>
          <w:i/>
          <w:noProof/>
        </w:rPr>
        <w:t xml:space="preserve">Mol Biol Cell </w:t>
      </w:r>
      <w:r w:rsidRPr="00DD1115">
        <w:rPr>
          <w:noProof/>
        </w:rPr>
        <w:t>2018; 29: 1571-1589.</w:t>
      </w:r>
    </w:p>
    <w:p w14:paraId="5B4083F9" w14:textId="77777777" w:rsidR="00DD1115" w:rsidRPr="00DD1115" w:rsidRDefault="00DD1115" w:rsidP="00DD1115">
      <w:pPr>
        <w:pStyle w:val="EndNoteBibliography"/>
        <w:ind w:left="720" w:hanging="720"/>
        <w:rPr>
          <w:noProof/>
        </w:rPr>
      </w:pPr>
      <w:r w:rsidRPr="00DD1115">
        <w:rPr>
          <w:noProof/>
        </w:rPr>
        <w:t xml:space="preserve">45. Liu X, Zhu K, Duan X, Wang P, Han Y, Peng W, Huang J. Extracellular matrix stiffness modulates host-bacteria interactions and antibiotic therapy of bacterial internalization. </w:t>
      </w:r>
      <w:r w:rsidRPr="00DD1115">
        <w:rPr>
          <w:i/>
          <w:noProof/>
        </w:rPr>
        <w:t xml:space="preserve">Biomaterials </w:t>
      </w:r>
      <w:r w:rsidRPr="00DD1115">
        <w:rPr>
          <w:noProof/>
        </w:rPr>
        <w:t>2021; 277: 121098.</w:t>
      </w:r>
    </w:p>
    <w:p w14:paraId="78F18CE2" w14:textId="77777777" w:rsidR="00DD1115" w:rsidRPr="00DD1115" w:rsidRDefault="00DD1115" w:rsidP="00DD1115">
      <w:pPr>
        <w:pStyle w:val="EndNoteBibliography"/>
        <w:ind w:left="720" w:hanging="720"/>
        <w:rPr>
          <w:noProof/>
        </w:rPr>
      </w:pPr>
      <w:r w:rsidRPr="00DD1115">
        <w:rPr>
          <w:noProof/>
        </w:rPr>
        <w:t xml:space="preserve">46. Elkington PT, Ugarte-Gil CA, Friedland JS. Matrix metalloproteinases in tuberculosis. </w:t>
      </w:r>
      <w:r w:rsidRPr="00DD1115">
        <w:rPr>
          <w:i/>
          <w:noProof/>
        </w:rPr>
        <w:t xml:space="preserve">Eur Respir J </w:t>
      </w:r>
      <w:r w:rsidRPr="00DD1115">
        <w:rPr>
          <w:noProof/>
        </w:rPr>
        <w:t>2011; 38: 456-464.</w:t>
      </w:r>
    </w:p>
    <w:p w14:paraId="2CEB2189" w14:textId="77777777" w:rsidR="00DD1115" w:rsidRPr="00DD1115" w:rsidRDefault="00DD1115" w:rsidP="00DD1115">
      <w:pPr>
        <w:pStyle w:val="EndNoteBibliography"/>
        <w:ind w:left="720" w:hanging="720"/>
        <w:rPr>
          <w:noProof/>
        </w:rPr>
      </w:pPr>
      <w:r w:rsidRPr="00DD1115">
        <w:rPr>
          <w:noProof/>
        </w:rPr>
        <w:t xml:space="preserve">47. Masso F, Paez A, Varela E, de Leon LD, Zenteno E, Montano LF. Collagen degrading activity associated with </w:t>
      </w:r>
      <w:r w:rsidRPr="00DD1115">
        <w:rPr>
          <w:i/>
          <w:noProof/>
        </w:rPr>
        <w:t>Mycobacterium</w:t>
      </w:r>
      <w:r w:rsidRPr="00DD1115">
        <w:rPr>
          <w:noProof/>
        </w:rPr>
        <w:t xml:space="preserve"> species. </w:t>
      </w:r>
      <w:r w:rsidRPr="00DD1115">
        <w:rPr>
          <w:i/>
          <w:noProof/>
        </w:rPr>
        <w:t xml:space="preserve">Thorax </w:t>
      </w:r>
      <w:r w:rsidRPr="00DD1115">
        <w:rPr>
          <w:noProof/>
        </w:rPr>
        <w:t>1999; 54: 439-441.</w:t>
      </w:r>
    </w:p>
    <w:p w14:paraId="422C9C34" w14:textId="77777777" w:rsidR="00DD1115" w:rsidRPr="00DD1115" w:rsidRDefault="00DD1115" w:rsidP="00DD1115">
      <w:pPr>
        <w:pStyle w:val="EndNoteBibliography"/>
        <w:ind w:left="720" w:hanging="720"/>
        <w:rPr>
          <w:noProof/>
        </w:rPr>
      </w:pPr>
      <w:r w:rsidRPr="00DD1115">
        <w:rPr>
          <w:noProof/>
        </w:rPr>
        <w:t xml:space="preserve">48. Deng Y, Herrmann J, Wang Y, Nguyen M, Hall JK, Kim JH, Smith ML, Lutchen KR, Bartolak-Suki E, Suki B. Physiological mechanical forces accelerate the degradation of bovine lung collagen fibers by bacterial collagenase. </w:t>
      </w:r>
      <w:r w:rsidRPr="00DD1115">
        <w:rPr>
          <w:i/>
          <w:noProof/>
        </w:rPr>
        <w:t xml:space="preserve">Sci Rep </w:t>
      </w:r>
      <w:r w:rsidRPr="00DD1115">
        <w:rPr>
          <w:noProof/>
        </w:rPr>
        <w:t>2024; 14: 29008.</w:t>
      </w:r>
    </w:p>
    <w:p w14:paraId="372207F5" w14:textId="77777777" w:rsidR="00DD1115" w:rsidRPr="00DD1115" w:rsidRDefault="00DD1115" w:rsidP="00DD1115">
      <w:pPr>
        <w:pStyle w:val="EndNoteBibliography"/>
        <w:ind w:left="720" w:hanging="720"/>
        <w:rPr>
          <w:noProof/>
        </w:rPr>
      </w:pPr>
      <w:r w:rsidRPr="00DD1115">
        <w:rPr>
          <w:noProof/>
        </w:rPr>
        <w:t xml:space="preserve">49. Suki B, Sato S, Parameswaran H, Szabari MV, Takahashi A, Bartolák-Suki E. Emphysema and mechanical stress-induced lung remodeling. </w:t>
      </w:r>
      <w:r w:rsidRPr="00DD1115">
        <w:rPr>
          <w:i/>
          <w:noProof/>
        </w:rPr>
        <w:t xml:space="preserve">Physiology (Bethesda) </w:t>
      </w:r>
      <w:r w:rsidRPr="00DD1115">
        <w:rPr>
          <w:noProof/>
        </w:rPr>
        <w:t>2013; 28: 404-413.</w:t>
      </w:r>
    </w:p>
    <w:p w14:paraId="6B9B5CAB" w14:textId="4C88CCB5" w:rsidR="00AF2FF3" w:rsidRPr="00BB0E4B" w:rsidRDefault="00DF6CCE" w:rsidP="000E05BC">
      <w:pPr>
        <w:pStyle w:val="Default"/>
        <w:rPr>
          <w:rFonts w:ascii="Arial" w:hAnsi="Arial" w:cs="Arial"/>
          <w:sz w:val="22"/>
          <w:szCs w:val="22"/>
        </w:rPr>
      </w:pPr>
      <w:r>
        <w:rPr>
          <w:rFonts w:ascii="Arial" w:hAnsi="Arial" w:cs="Arial"/>
          <w:sz w:val="22"/>
          <w:szCs w:val="22"/>
        </w:rPr>
        <w:fldChar w:fldCharType="end"/>
      </w:r>
    </w:p>
    <w:sectPr w:rsidR="00AF2FF3" w:rsidRPr="00BB0E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0" w:author="Edward Bosko" w:date="2025-12-18T15:40:00Z" w:initials="EB">
    <w:p w14:paraId="00519319" w14:textId="77777777" w:rsidR="00D83EF2" w:rsidRDefault="00D83EF2" w:rsidP="00D83EF2">
      <w:pPr>
        <w:pStyle w:val="CommentText"/>
      </w:pPr>
      <w:r>
        <w:rPr>
          <w:rStyle w:val="CommentReference"/>
        </w:rPr>
        <w:annotationRef/>
      </w:r>
      <w:r>
        <w:t>The number of cavities appeared to “go up” because the original numbers were counts of the binary outcome variable (present/not present), not the count of the actual number of cavities found. These new numbers are counts of the actual cavities present in the data set</w:t>
      </w:r>
    </w:p>
  </w:comment>
  <w:comment w:id="61" w:author="Edward Bosko" w:date="2025-12-19T15:23:00Z" w:initials="EB">
    <w:p w14:paraId="2F890AEB" w14:textId="77777777" w:rsidR="0082208C" w:rsidRDefault="0082208C" w:rsidP="0082208C">
      <w:pPr>
        <w:pStyle w:val="CommentText"/>
      </w:pPr>
      <w:r>
        <w:rPr>
          <w:rStyle w:val="CommentReference"/>
        </w:rPr>
        <w:annotationRef/>
      </w:r>
      <w:r>
        <w:t>Also, should we add a sentence saying how the counts for fibrocavitary are not whole numbers since we are averaging the counts over the two raters?</w:t>
      </w:r>
    </w:p>
  </w:comment>
  <w:comment w:id="84" w:author="Edward Bosko" w:date="2025-12-18T15:42:00Z" w:initials="EB">
    <w:p w14:paraId="5995D064" w14:textId="20DE1DC0" w:rsidR="00D2122F" w:rsidRDefault="00D2122F" w:rsidP="00D2122F">
      <w:pPr>
        <w:pStyle w:val="CommentText"/>
      </w:pPr>
      <w:r>
        <w:rPr>
          <w:rStyle w:val="CommentReference"/>
        </w:rPr>
        <w:annotationRef/>
      </w:r>
      <w:r>
        <w:t>Was I given the data about the specific segment the cavities were found in? If so, could you point this out to me, as I don’t see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519319" w15:done="0"/>
  <w15:commentEx w15:paraId="2F890AEB" w15:paraIdParent="00519319" w15:done="0"/>
  <w15:commentEx w15:paraId="5995D0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025550" w16cex:dateUtc="2025-12-18T22:40:00Z"/>
  <w16cex:commentExtensible w16cex:durableId="68E8A36B" w16cex:dateUtc="2025-12-19T22:23:00Z"/>
  <w16cex:commentExtensible w16cex:durableId="1C8D39ED" w16cex:dateUtc="2025-12-18T2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519319" w16cid:durableId="71025550"/>
  <w16cid:commentId w16cid:paraId="2F890AEB" w16cid:durableId="68E8A36B"/>
  <w16cid:commentId w16cid:paraId="5995D064" w16cid:durableId="1C8D39E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JansonText LT">
    <w:altName w:val="Cambria"/>
    <w:charset w:val="00"/>
    <w:family w:val="roman"/>
    <w:pitch w:val="default"/>
    <w:sig w:usb0="00000003" w:usb1="00000000" w:usb2="00000000" w:usb3="00000000" w:csb0="00000001" w:csb1="00000000"/>
  </w:font>
  <w:font w:name="HelveticaNeueLT Pro 55 Roman">
    <w:altName w:val="HelveticaNeueLT Pro 55 Roman"/>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C6ECA"/>
    <w:multiLevelType w:val="hybridMultilevel"/>
    <w:tmpl w:val="5B10F942"/>
    <w:lvl w:ilvl="0" w:tplc="F0E8A34E">
      <w:start w:val="1"/>
      <w:numFmt w:val="upperRoman"/>
      <w:lvlText w:val="%1."/>
      <w:lvlJc w:val="left"/>
      <w:pPr>
        <w:ind w:left="1080" w:hanging="72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4C135F"/>
    <w:multiLevelType w:val="hybridMultilevel"/>
    <w:tmpl w:val="D1E28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B6086A"/>
    <w:multiLevelType w:val="hybridMultilevel"/>
    <w:tmpl w:val="30D8398A"/>
    <w:lvl w:ilvl="0" w:tplc="0E7046A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92694">
    <w:abstractNumId w:val="2"/>
  </w:num>
  <w:num w:numId="2" w16cid:durableId="1479954479">
    <w:abstractNumId w:val="1"/>
  </w:num>
  <w:num w:numId="3" w16cid:durableId="1601257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Bosko">
    <w15:presenceInfo w15:providerId="Windows Live" w15:userId="3c2d16a1489621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mer J Resp Crit Care M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vez2z9k9exfledsz7x0sarperdr9rsa9rr&quot;&gt;RML &amp;amp; lingula Hypothesis-Converted&lt;record-ids&gt;&lt;item&gt;12&lt;/item&gt;&lt;item&gt;20&lt;/item&gt;&lt;item&gt;21&lt;/item&gt;&lt;item&gt;22&lt;/item&gt;&lt;item&gt;24&lt;/item&gt;&lt;item&gt;29&lt;/item&gt;&lt;item&gt;30&lt;/item&gt;&lt;item&gt;31&lt;/item&gt;&lt;item&gt;32&lt;/item&gt;&lt;item&gt;33&lt;/item&gt;&lt;item&gt;35&lt;/item&gt;&lt;item&gt;36&lt;/item&gt;&lt;item&gt;40&lt;/item&gt;&lt;item&gt;41&lt;/item&gt;&lt;item&gt;42&lt;/item&gt;&lt;item&gt;45&lt;/item&gt;&lt;item&gt;46&lt;/item&gt;&lt;item&gt;48&lt;/item&gt;&lt;item&gt;52&lt;/item&gt;&lt;item&gt;53&lt;/item&gt;&lt;item&gt;54&lt;/item&gt;&lt;item&gt;55&lt;/item&gt;&lt;item&gt;56&lt;/item&gt;&lt;item&gt;57&lt;/item&gt;&lt;item&gt;58&lt;/item&gt;&lt;item&gt;59&lt;/item&gt;&lt;item&gt;60&lt;/item&gt;&lt;item&gt;61&lt;/item&gt;&lt;item&gt;63&lt;/item&gt;&lt;item&gt;64&lt;/item&gt;&lt;item&gt;65&lt;/item&gt;&lt;item&gt;66&lt;/item&gt;&lt;item&gt;67&lt;/item&gt;&lt;item&gt;68&lt;/item&gt;&lt;item&gt;70&lt;/item&gt;&lt;item&gt;71&lt;/item&gt;&lt;item&gt;72&lt;/item&gt;&lt;item&gt;73&lt;/item&gt;&lt;item&gt;74&lt;/item&gt;&lt;item&gt;75&lt;/item&gt;&lt;item&gt;76&lt;/item&gt;&lt;item&gt;77&lt;/item&gt;&lt;item&gt;78&lt;/item&gt;&lt;item&gt;79&lt;/item&gt;&lt;item&gt;80&lt;/item&gt;&lt;item&gt;81&lt;/item&gt;&lt;/record-ids&gt;&lt;/item&gt;&lt;/Libraries&gt;"/>
  </w:docVars>
  <w:rsids>
    <w:rsidRoot w:val="00B116F8"/>
    <w:rsid w:val="00002B63"/>
    <w:rsid w:val="00010051"/>
    <w:rsid w:val="000249D7"/>
    <w:rsid w:val="000305BB"/>
    <w:rsid w:val="00035911"/>
    <w:rsid w:val="000360F9"/>
    <w:rsid w:val="00042FFC"/>
    <w:rsid w:val="000438F7"/>
    <w:rsid w:val="00046C63"/>
    <w:rsid w:val="00046DD4"/>
    <w:rsid w:val="00056057"/>
    <w:rsid w:val="00061D27"/>
    <w:rsid w:val="00084D06"/>
    <w:rsid w:val="00091394"/>
    <w:rsid w:val="00092C69"/>
    <w:rsid w:val="000B1924"/>
    <w:rsid w:val="000B6975"/>
    <w:rsid w:val="000B7609"/>
    <w:rsid w:val="000D6E08"/>
    <w:rsid w:val="000D7D33"/>
    <w:rsid w:val="000E05BC"/>
    <w:rsid w:val="000E0905"/>
    <w:rsid w:val="000E1BDA"/>
    <w:rsid w:val="000F1235"/>
    <w:rsid w:val="000F3022"/>
    <w:rsid w:val="000F6B02"/>
    <w:rsid w:val="000F7997"/>
    <w:rsid w:val="00103E6A"/>
    <w:rsid w:val="00126D1A"/>
    <w:rsid w:val="00136775"/>
    <w:rsid w:val="0014301C"/>
    <w:rsid w:val="00144D0C"/>
    <w:rsid w:val="001479A7"/>
    <w:rsid w:val="00150D4F"/>
    <w:rsid w:val="00156D56"/>
    <w:rsid w:val="00171B0D"/>
    <w:rsid w:val="00172CE1"/>
    <w:rsid w:val="00172E31"/>
    <w:rsid w:val="00177F5F"/>
    <w:rsid w:val="00183730"/>
    <w:rsid w:val="00192C56"/>
    <w:rsid w:val="001A0385"/>
    <w:rsid w:val="001A4F86"/>
    <w:rsid w:val="001B50A5"/>
    <w:rsid w:val="001C2D8F"/>
    <w:rsid w:val="001C4969"/>
    <w:rsid w:val="001D0CC9"/>
    <w:rsid w:val="001D40CD"/>
    <w:rsid w:val="001D4DEA"/>
    <w:rsid w:val="001D55AC"/>
    <w:rsid w:val="001E4053"/>
    <w:rsid w:val="001E4299"/>
    <w:rsid w:val="001F40D0"/>
    <w:rsid w:val="001F6811"/>
    <w:rsid w:val="0021001C"/>
    <w:rsid w:val="0021128A"/>
    <w:rsid w:val="002145A7"/>
    <w:rsid w:val="002158AC"/>
    <w:rsid w:val="00234309"/>
    <w:rsid w:val="00237690"/>
    <w:rsid w:val="00250EDE"/>
    <w:rsid w:val="00254337"/>
    <w:rsid w:val="00296BEC"/>
    <w:rsid w:val="002C2E8A"/>
    <w:rsid w:val="002C6A67"/>
    <w:rsid w:val="002D035A"/>
    <w:rsid w:val="002D1A18"/>
    <w:rsid w:val="002E0470"/>
    <w:rsid w:val="002E1546"/>
    <w:rsid w:val="002E30A8"/>
    <w:rsid w:val="002F34E7"/>
    <w:rsid w:val="002F5846"/>
    <w:rsid w:val="00316734"/>
    <w:rsid w:val="00327E8B"/>
    <w:rsid w:val="00332518"/>
    <w:rsid w:val="003409A1"/>
    <w:rsid w:val="00354C47"/>
    <w:rsid w:val="00361D37"/>
    <w:rsid w:val="003657CF"/>
    <w:rsid w:val="00370425"/>
    <w:rsid w:val="00381BF4"/>
    <w:rsid w:val="00383E23"/>
    <w:rsid w:val="003862E8"/>
    <w:rsid w:val="00397801"/>
    <w:rsid w:val="003A1347"/>
    <w:rsid w:val="003A2B84"/>
    <w:rsid w:val="003A7C53"/>
    <w:rsid w:val="003B0327"/>
    <w:rsid w:val="003B33DC"/>
    <w:rsid w:val="003B57F2"/>
    <w:rsid w:val="003C0905"/>
    <w:rsid w:val="003C6C3B"/>
    <w:rsid w:val="003D71AD"/>
    <w:rsid w:val="003E3A17"/>
    <w:rsid w:val="003E49F9"/>
    <w:rsid w:val="003E76BD"/>
    <w:rsid w:val="003F4800"/>
    <w:rsid w:val="004003C9"/>
    <w:rsid w:val="00401104"/>
    <w:rsid w:val="004023F9"/>
    <w:rsid w:val="0040551B"/>
    <w:rsid w:val="004105E3"/>
    <w:rsid w:val="00413CF9"/>
    <w:rsid w:val="00427E14"/>
    <w:rsid w:val="00437B69"/>
    <w:rsid w:val="004438A2"/>
    <w:rsid w:val="00457E80"/>
    <w:rsid w:val="0046768F"/>
    <w:rsid w:val="004677CB"/>
    <w:rsid w:val="00493174"/>
    <w:rsid w:val="004963BA"/>
    <w:rsid w:val="004A45F5"/>
    <w:rsid w:val="004A5452"/>
    <w:rsid w:val="004A54E8"/>
    <w:rsid w:val="004A7603"/>
    <w:rsid w:val="004C0ABB"/>
    <w:rsid w:val="004C3BCE"/>
    <w:rsid w:val="004C3CB8"/>
    <w:rsid w:val="004C55F9"/>
    <w:rsid w:val="004C56F8"/>
    <w:rsid w:val="004C7BFA"/>
    <w:rsid w:val="004D2810"/>
    <w:rsid w:val="004E5CEE"/>
    <w:rsid w:val="004E7D13"/>
    <w:rsid w:val="004F1A99"/>
    <w:rsid w:val="00500AD2"/>
    <w:rsid w:val="005025DE"/>
    <w:rsid w:val="0050361C"/>
    <w:rsid w:val="00504808"/>
    <w:rsid w:val="00507EA9"/>
    <w:rsid w:val="0052402B"/>
    <w:rsid w:val="00527903"/>
    <w:rsid w:val="00535365"/>
    <w:rsid w:val="0054263A"/>
    <w:rsid w:val="00542917"/>
    <w:rsid w:val="00570702"/>
    <w:rsid w:val="00582687"/>
    <w:rsid w:val="00587B1F"/>
    <w:rsid w:val="005A5736"/>
    <w:rsid w:val="005A7A65"/>
    <w:rsid w:val="005B121A"/>
    <w:rsid w:val="005B6352"/>
    <w:rsid w:val="005D5121"/>
    <w:rsid w:val="005D65F9"/>
    <w:rsid w:val="005E48FC"/>
    <w:rsid w:val="005E49D9"/>
    <w:rsid w:val="005F4814"/>
    <w:rsid w:val="00607E26"/>
    <w:rsid w:val="00620B52"/>
    <w:rsid w:val="00621A1C"/>
    <w:rsid w:val="00632830"/>
    <w:rsid w:val="00632885"/>
    <w:rsid w:val="00632D48"/>
    <w:rsid w:val="0064641F"/>
    <w:rsid w:val="00652899"/>
    <w:rsid w:val="0065504E"/>
    <w:rsid w:val="00657B76"/>
    <w:rsid w:val="0066117A"/>
    <w:rsid w:val="006614A1"/>
    <w:rsid w:val="006618FC"/>
    <w:rsid w:val="00677E64"/>
    <w:rsid w:val="00681B96"/>
    <w:rsid w:val="0068648B"/>
    <w:rsid w:val="00692DC6"/>
    <w:rsid w:val="006B1981"/>
    <w:rsid w:val="006B66A6"/>
    <w:rsid w:val="006B7C3E"/>
    <w:rsid w:val="006C24DF"/>
    <w:rsid w:val="006C5830"/>
    <w:rsid w:val="006D55AF"/>
    <w:rsid w:val="006E04BA"/>
    <w:rsid w:val="006E314E"/>
    <w:rsid w:val="006F5C90"/>
    <w:rsid w:val="00700A09"/>
    <w:rsid w:val="00705D07"/>
    <w:rsid w:val="00723DF9"/>
    <w:rsid w:val="00730177"/>
    <w:rsid w:val="007403A1"/>
    <w:rsid w:val="007452A0"/>
    <w:rsid w:val="0075013C"/>
    <w:rsid w:val="00765E01"/>
    <w:rsid w:val="0076781C"/>
    <w:rsid w:val="00770201"/>
    <w:rsid w:val="007709E8"/>
    <w:rsid w:val="00772304"/>
    <w:rsid w:val="007818FA"/>
    <w:rsid w:val="0078539F"/>
    <w:rsid w:val="007902AD"/>
    <w:rsid w:val="007951C2"/>
    <w:rsid w:val="00797B92"/>
    <w:rsid w:val="007A15E3"/>
    <w:rsid w:val="007B16C7"/>
    <w:rsid w:val="007C1581"/>
    <w:rsid w:val="007C2A8D"/>
    <w:rsid w:val="007D1A06"/>
    <w:rsid w:val="007D1A1A"/>
    <w:rsid w:val="007F465B"/>
    <w:rsid w:val="008002E8"/>
    <w:rsid w:val="0081402C"/>
    <w:rsid w:val="0082208C"/>
    <w:rsid w:val="00823047"/>
    <w:rsid w:val="008309F9"/>
    <w:rsid w:val="0083178E"/>
    <w:rsid w:val="00853BBE"/>
    <w:rsid w:val="00865241"/>
    <w:rsid w:val="00866F55"/>
    <w:rsid w:val="00876AC0"/>
    <w:rsid w:val="00877385"/>
    <w:rsid w:val="00877CEB"/>
    <w:rsid w:val="008815CF"/>
    <w:rsid w:val="00885C29"/>
    <w:rsid w:val="00895420"/>
    <w:rsid w:val="008A7823"/>
    <w:rsid w:val="008A7CB6"/>
    <w:rsid w:val="008C489D"/>
    <w:rsid w:val="008C57DF"/>
    <w:rsid w:val="008C62D6"/>
    <w:rsid w:val="008D7B4B"/>
    <w:rsid w:val="008E0351"/>
    <w:rsid w:val="008E78C0"/>
    <w:rsid w:val="008F696A"/>
    <w:rsid w:val="0090010E"/>
    <w:rsid w:val="0090507F"/>
    <w:rsid w:val="00914322"/>
    <w:rsid w:val="009211FC"/>
    <w:rsid w:val="0092278C"/>
    <w:rsid w:val="00926D92"/>
    <w:rsid w:val="00927F1C"/>
    <w:rsid w:val="009319C0"/>
    <w:rsid w:val="00952624"/>
    <w:rsid w:val="00966056"/>
    <w:rsid w:val="009776FD"/>
    <w:rsid w:val="0098040A"/>
    <w:rsid w:val="00990D6A"/>
    <w:rsid w:val="009C0045"/>
    <w:rsid w:val="009C0DE2"/>
    <w:rsid w:val="009C17D3"/>
    <w:rsid w:val="009C1CE9"/>
    <w:rsid w:val="009C41C1"/>
    <w:rsid w:val="009D66DE"/>
    <w:rsid w:val="009F48DD"/>
    <w:rsid w:val="009F4B7D"/>
    <w:rsid w:val="009F7FB2"/>
    <w:rsid w:val="00A01E84"/>
    <w:rsid w:val="00A05282"/>
    <w:rsid w:val="00A27690"/>
    <w:rsid w:val="00A3169B"/>
    <w:rsid w:val="00A37445"/>
    <w:rsid w:val="00A40DD1"/>
    <w:rsid w:val="00A47EEB"/>
    <w:rsid w:val="00A53C3B"/>
    <w:rsid w:val="00A57205"/>
    <w:rsid w:val="00A57D88"/>
    <w:rsid w:val="00A6790A"/>
    <w:rsid w:val="00A72775"/>
    <w:rsid w:val="00A779FD"/>
    <w:rsid w:val="00A858CD"/>
    <w:rsid w:val="00A91D1F"/>
    <w:rsid w:val="00A9594E"/>
    <w:rsid w:val="00A96906"/>
    <w:rsid w:val="00A96E47"/>
    <w:rsid w:val="00AA12B2"/>
    <w:rsid w:val="00AA1D28"/>
    <w:rsid w:val="00AB1EF6"/>
    <w:rsid w:val="00AB48E0"/>
    <w:rsid w:val="00AC0D40"/>
    <w:rsid w:val="00AE11C5"/>
    <w:rsid w:val="00AE4B47"/>
    <w:rsid w:val="00AE7F9A"/>
    <w:rsid w:val="00AF053C"/>
    <w:rsid w:val="00AF22B1"/>
    <w:rsid w:val="00AF2FF3"/>
    <w:rsid w:val="00AF4810"/>
    <w:rsid w:val="00B03F4F"/>
    <w:rsid w:val="00B116F8"/>
    <w:rsid w:val="00B15089"/>
    <w:rsid w:val="00B15EE9"/>
    <w:rsid w:val="00B176B3"/>
    <w:rsid w:val="00B20676"/>
    <w:rsid w:val="00B2511B"/>
    <w:rsid w:val="00B30387"/>
    <w:rsid w:val="00B3286C"/>
    <w:rsid w:val="00B4059E"/>
    <w:rsid w:val="00B43F3D"/>
    <w:rsid w:val="00B45FE9"/>
    <w:rsid w:val="00B47520"/>
    <w:rsid w:val="00B50674"/>
    <w:rsid w:val="00B51AC0"/>
    <w:rsid w:val="00B5456F"/>
    <w:rsid w:val="00B556CB"/>
    <w:rsid w:val="00B63100"/>
    <w:rsid w:val="00B6474F"/>
    <w:rsid w:val="00B72709"/>
    <w:rsid w:val="00B76247"/>
    <w:rsid w:val="00B83AF9"/>
    <w:rsid w:val="00B923E6"/>
    <w:rsid w:val="00B92DF8"/>
    <w:rsid w:val="00B97727"/>
    <w:rsid w:val="00BA11EB"/>
    <w:rsid w:val="00BA212B"/>
    <w:rsid w:val="00BA3F91"/>
    <w:rsid w:val="00BA4CC0"/>
    <w:rsid w:val="00BA7768"/>
    <w:rsid w:val="00BB0DB6"/>
    <w:rsid w:val="00BB0E4B"/>
    <w:rsid w:val="00BC041C"/>
    <w:rsid w:val="00BC722A"/>
    <w:rsid w:val="00BE43A7"/>
    <w:rsid w:val="00BE6D5E"/>
    <w:rsid w:val="00BF2568"/>
    <w:rsid w:val="00BF7407"/>
    <w:rsid w:val="00C00B1E"/>
    <w:rsid w:val="00C17E6E"/>
    <w:rsid w:val="00C25044"/>
    <w:rsid w:val="00C25DD4"/>
    <w:rsid w:val="00C31D99"/>
    <w:rsid w:val="00C41A64"/>
    <w:rsid w:val="00C42522"/>
    <w:rsid w:val="00C454D8"/>
    <w:rsid w:val="00C5095C"/>
    <w:rsid w:val="00C5582B"/>
    <w:rsid w:val="00C658D9"/>
    <w:rsid w:val="00C662AA"/>
    <w:rsid w:val="00C71BB1"/>
    <w:rsid w:val="00C77F58"/>
    <w:rsid w:val="00C81952"/>
    <w:rsid w:val="00C909C9"/>
    <w:rsid w:val="00C90B7D"/>
    <w:rsid w:val="00C96390"/>
    <w:rsid w:val="00CB7C59"/>
    <w:rsid w:val="00CC1C05"/>
    <w:rsid w:val="00CD02A8"/>
    <w:rsid w:val="00CD1761"/>
    <w:rsid w:val="00CE34DD"/>
    <w:rsid w:val="00CE3EFE"/>
    <w:rsid w:val="00CE4EB6"/>
    <w:rsid w:val="00CE5B00"/>
    <w:rsid w:val="00CF38D0"/>
    <w:rsid w:val="00CF76D0"/>
    <w:rsid w:val="00D0212F"/>
    <w:rsid w:val="00D03069"/>
    <w:rsid w:val="00D069DB"/>
    <w:rsid w:val="00D11F36"/>
    <w:rsid w:val="00D13A32"/>
    <w:rsid w:val="00D20E74"/>
    <w:rsid w:val="00D2122F"/>
    <w:rsid w:val="00D244E9"/>
    <w:rsid w:val="00D24C27"/>
    <w:rsid w:val="00D3202B"/>
    <w:rsid w:val="00D32DD3"/>
    <w:rsid w:val="00D43850"/>
    <w:rsid w:val="00D478A9"/>
    <w:rsid w:val="00D56E2A"/>
    <w:rsid w:val="00D61680"/>
    <w:rsid w:val="00D80785"/>
    <w:rsid w:val="00D81D60"/>
    <w:rsid w:val="00D83EF2"/>
    <w:rsid w:val="00D93E5D"/>
    <w:rsid w:val="00DA1617"/>
    <w:rsid w:val="00DA5234"/>
    <w:rsid w:val="00DA671F"/>
    <w:rsid w:val="00DA71CE"/>
    <w:rsid w:val="00DB699F"/>
    <w:rsid w:val="00DC1AF4"/>
    <w:rsid w:val="00DD0281"/>
    <w:rsid w:val="00DD0C81"/>
    <w:rsid w:val="00DD1115"/>
    <w:rsid w:val="00DD133C"/>
    <w:rsid w:val="00DE0759"/>
    <w:rsid w:val="00DE149C"/>
    <w:rsid w:val="00DE1723"/>
    <w:rsid w:val="00DE2DBF"/>
    <w:rsid w:val="00DE2FB6"/>
    <w:rsid w:val="00DF143A"/>
    <w:rsid w:val="00DF49B5"/>
    <w:rsid w:val="00DF5C22"/>
    <w:rsid w:val="00DF6CCE"/>
    <w:rsid w:val="00DF72E8"/>
    <w:rsid w:val="00E0029E"/>
    <w:rsid w:val="00E00A23"/>
    <w:rsid w:val="00E01683"/>
    <w:rsid w:val="00E06295"/>
    <w:rsid w:val="00E1367B"/>
    <w:rsid w:val="00E153F2"/>
    <w:rsid w:val="00E262CD"/>
    <w:rsid w:val="00E34CB2"/>
    <w:rsid w:val="00E36E8A"/>
    <w:rsid w:val="00E407CF"/>
    <w:rsid w:val="00E455C1"/>
    <w:rsid w:val="00E602DB"/>
    <w:rsid w:val="00E639AE"/>
    <w:rsid w:val="00E64525"/>
    <w:rsid w:val="00E73B5F"/>
    <w:rsid w:val="00E85640"/>
    <w:rsid w:val="00E92148"/>
    <w:rsid w:val="00E924A2"/>
    <w:rsid w:val="00E93E21"/>
    <w:rsid w:val="00EA769B"/>
    <w:rsid w:val="00EC4E87"/>
    <w:rsid w:val="00EC54D4"/>
    <w:rsid w:val="00ED0A63"/>
    <w:rsid w:val="00ED1F6A"/>
    <w:rsid w:val="00ED3A14"/>
    <w:rsid w:val="00ED6F35"/>
    <w:rsid w:val="00EE46AB"/>
    <w:rsid w:val="00EE66DA"/>
    <w:rsid w:val="00EF7F95"/>
    <w:rsid w:val="00F04DB8"/>
    <w:rsid w:val="00F06DA5"/>
    <w:rsid w:val="00F07648"/>
    <w:rsid w:val="00F12859"/>
    <w:rsid w:val="00F15AEA"/>
    <w:rsid w:val="00F23838"/>
    <w:rsid w:val="00F4034E"/>
    <w:rsid w:val="00F412C0"/>
    <w:rsid w:val="00F76901"/>
    <w:rsid w:val="00F81CE4"/>
    <w:rsid w:val="00F8378F"/>
    <w:rsid w:val="00F909FA"/>
    <w:rsid w:val="00F97623"/>
    <w:rsid w:val="00FA5435"/>
    <w:rsid w:val="00FB0FB8"/>
    <w:rsid w:val="00FC243A"/>
    <w:rsid w:val="00FC2A7E"/>
    <w:rsid w:val="00FD6970"/>
    <w:rsid w:val="00FE3753"/>
    <w:rsid w:val="00FE4A59"/>
    <w:rsid w:val="00FE7F88"/>
    <w:rsid w:val="00FF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87B2"/>
  <w15:chartTrackingRefBased/>
  <w15:docId w15:val="{19CA3304-A044-3647-BCAC-B72EC797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6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6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6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6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6F8"/>
    <w:rPr>
      <w:rFonts w:eastAsiaTheme="majorEastAsia" w:cstheme="majorBidi"/>
      <w:color w:val="272727" w:themeColor="text1" w:themeTint="D8"/>
    </w:rPr>
  </w:style>
  <w:style w:type="paragraph" w:styleId="Title">
    <w:name w:val="Title"/>
    <w:basedOn w:val="Normal"/>
    <w:next w:val="Normal"/>
    <w:link w:val="TitleChar"/>
    <w:uiPriority w:val="10"/>
    <w:qFormat/>
    <w:rsid w:val="00B116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6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6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6F8"/>
    <w:rPr>
      <w:i/>
      <w:iCs/>
      <w:color w:val="404040" w:themeColor="text1" w:themeTint="BF"/>
    </w:rPr>
  </w:style>
  <w:style w:type="paragraph" w:styleId="ListParagraph">
    <w:name w:val="List Paragraph"/>
    <w:basedOn w:val="Normal"/>
    <w:uiPriority w:val="34"/>
    <w:qFormat/>
    <w:rsid w:val="00B116F8"/>
    <w:pPr>
      <w:ind w:left="720"/>
      <w:contextualSpacing/>
    </w:pPr>
  </w:style>
  <w:style w:type="character" w:styleId="IntenseEmphasis">
    <w:name w:val="Intense Emphasis"/>
    <w:basedOn w:val="DefaultParagraphFont"/>
    <w:uiPriority w:val="21"/>
    <w:qFormat/>
    <w:rsid w:val="00B116F8"/>
    <w:rPr>
      <w:i/>
      <w:iCs/>
      <w:color w:val="0F4761" w:themeColor="accent1" w:themeShade="BF"/>
    </w:rPr>
  </w:style>
  <w:style w:type="paragraph" w:styleId="IntenseQuote">
    <w:name w:val="Intense Quote"/>
    <w:basedOn w:val="Normal"/>
    <w:next w:val="Normal"/>
    <w:link w:val="IntenseQuoteChar"/>
    <w:uiPriority w:val="30"/>
    <w:qFormat/>
    <w:rsid w:val="00B11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6F8"/>
    <w:rPr>
      <w:i/>
      <w:iCs/>
      <w:color w:val="0F4761" w:themeColor="accent1" w:themeShade="BF"/>
    </w:rPr>
  </w:style>
  <w:style w:type="character" w:styleId="IntenseReference">
    <w:name w:val="Intense Reference"/>
    <w:basedOn w:val="DefaultParagraphFont"/>
    <w:uiPriority w:val="32"/>
    <w:qFormat/>
    <w:rsid w:val="00B116F8"/>
    <w:rPr>
      <w:b/>
      <w:bCs/>
      <w:smallCaps/>
      <w:color w:val="0F4761" w:themeColor="accent1" w:themeShade="BF"/>
      <w:spacing w:val="5"/>
    </w:rPr>
  </w:style>
  <w:style w:type="paragraph" w:customStyle="1" w:styleId="Default">
    <w:name w:val="Default"/>
    <w:rsid w:val="00BB0E4B"/>
    <w:pPr>
      <w:autoSpaceDE w:val="0"/>
      <w:autoSpaceDN w:val="0"/>
      <w:adjustRightInd w:val="0"/>
    </w:pPr>
    <w:rPr>
      <w:rFonts w:ascii="JansonText LT" w:hAnsi="JansonText LT" w:cs="JansonText LT"/>
      <w:color w:val="000000"/>
      <w:kern w:val="0"/>
    </w:rPr>
  </w:style>
  <w:style w:type="paragraph" w:customStyle="1" w:styleId="Pa0">
    <w:name w:val="Pa0"/>
    <w:basedOn w:val="Default"/>
    <w:next w:val="Default"/>
    <w:uiPriority w:val="99"/>
    <w:rsid w:val="00BB0E4B"/>
    <w:pPr>
      <w:spacing w:line="241" w:lineRule="atLeast"/>
    </w:pPr>
    <w:rPr>
      <w:rFonts w:cstheme="minorBidi"/>
      <w:color w:val="auto"/>
    </w:rPr>
  </w:style>
  <w:style w:type="character" w:customStyle="1" w:styleId="A1">
    <w:name w:val="A1"/>
    <w:uiPriority w:val="99"/>
    <w:rsid w:val="00BB0E4B"/>
    <w:rPr>
      <w:rFonts w:cs="JansonText LT"/>
      <w:color w:val="000000"/>
      <w:sz w:val="19"/>
      <w:szCs w:val="19"/>
    </w:rPr>
  </w:style>
  <w:style w:type="paragraph" w:customStyle="1" w:styleId="Pa10">
    <w:name w:val="Pa10"/>
    <w:basedOn w:val="Default"/>
    <w:next w:val="Default"/>
    <w:uiPriority w:val="99"/>
    <w:rsid w:val="000E05BC"/>
    <w:pPr>
      <w:spacing w:line="241" w:lineRule="atLeast"/>
    </w:pPr>
    <w:rPr>
      <w:rFonts w:ascii="HelveticaNeueLT Pro 55 Roman" w:hAnsi="HelveticaNeueLT Pro 55 Roman" w:cstheme="minorBidi"/>
      <w:color w:val="auto"/>
    </w:rPr>
  </w:style>
  <w:style w:type="character" w:customStyle="1" w:styleId="A0">
    <w:name w:val="A0"/>
    <w:uiPriority w:val="99"/>
    <w:rsid w:val="000E05BC"/>
    <w:rPr>
      <w:rFonts w:cs="HelveticaNeueLT Pro 55 Roman"/>
      <w:color w:val="000000"/>
      <w:sz w:val="16"/>
      <w:szCs w:val="16"/>
    </w:rPr>
  </w:style>
  <w:style w:type="paragraph" w:customStyle="1" w:styleId="EndNoteBibliographyTitle">
    <w:name w:val="EndNote Bibliography Title"/>
    <w:basedOn w:val="Normal"/>
    <w:link w:val="EndNoteBibliographyTitleChar"/>
    <w:rsid w:val="00DF6CCE"/>
    <w:pPr>
      <w:jc w:val="center"/>
    </w:pPr>
    <w:rPr>
      <w:rFonts w:ascii="Arial" w:hAnsi="Arial" w:cs="Arial"/>
      <w:sz w:val="22"/>
    </w:rPr>
  </w:style>
  <w:style w:type="character" w:customStyle="1" w:styleId="EndNoteBibliographyTitleChar">
    <w:name w:val="EndNote Bibliography Title Char"/>
    <w:basedOn w:val="DefaultParagraphFont"/>
    <w:link w:val="EndNoteBibliographyTitle"/>
    <w:rsid w:val="00DF6CCE"/>
    <w:rPr>
      <w:rFonts w:ascii="Arial" w:hAnsi="Arial" w:cs="Arial"/>
      <w:sz w:val="22"/>
    </w:rPr>
  </w:style>
  <w:style w:type="paragraph" w:customStyle="1" w:styleId="EndNoteBibliography">
    <w:name w:val="EndNote Bibliography"/>
    <w:basedOn w:val="Normal"/>
    <w:link w:val="EndNoteBibliographyChar"/>
    <w:rsid w:val="00DF6CCE"/>
    <w:rPr>
      <w:rFonts w:ascii="Arial" w:hAnsi="Arial" w:cs="Arial"/>
      <w:sz w:val="22"/>
    </w:rPr>
  </w:style>
  <w:style w:type="character" w:customStyle="1" w:styleId="EndNoteBibliographyChar">
    <w:name w:val="EndNote Bibliography Char"/>
    <w:basedOn w:val="DefaultParagraphFont"/>
    <w:link w:val="EndNoteBibliography"/>
    <w:rsid w:val="00DF6CCE"/>
    <w:rPr>
      <w:rFonts w:ascii="Arial" w:hAnsi="Arial" w:cs="Arial"/>
      <w:sz w:val="22"/>
    </w:rPr>
  </w:style>
  <w:style w:type="character" w:styleId="PlaceholderText">
    <w:name w:val="Placeholder Text"/>
    <w:basedOn w:val="DefaultParagraphFont"/>
    <w:uiPriority w:val="99"/>
    <w:semiHidden/>
    <w:rsid w:val="00A05282"/>
    <w:rPr>
      <w:color w:val="666666"/>
    </w:rPr>
  </w:style>
  <w:style w:type="paragraph" w:styleId="NormalWeb">
    <w:name w:val="Normal (Web)"/>
    <w:basedOn w:val="Normal"/>
    <w:uiPriority w:val="99"/>
    <w:semiHidden/>
    <w:unhideWhenUsed/>
    <w:rsid w:val="00A05282"/>
    <w:pPr>
      <w:spacing w:line="259"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A05282"/>
    <w:pPr>
      <w:tabs>
        <w:tab w:val="center" w:pos="4680"/>
        <w:tab w:val="right" w:pos="9360"/>
      </w:tabs>
    </w:pPr>
    <w:rPr>
      <w:kern w:val="0"/>
      <w:sz w:val="22"/>
      <w:szCs w:val="22"/>
      <w14:ligatures w14:val="none"/>
    </w:rPr>
  </w:style>
  <w:style w:type="character" w:customStyle="1" w:styleId="HeaderChar">
    <w:name w:val="Header Char"/>
    <w:basedOn w:val="DefaultParagraphFont"/>
    <w:link w:val="Header"/>
    <w:uiPriority w:val="99"/>
    <w:rsid w:val="00A05282"/>
    <w:rPr>
      <w:kern w:val="0"/>
      <w:sz w:val="22"/>
      <w:szCs w:val="22"/>
      <w14:ligatures w14:val="none"/>
    </w:rPr>
  </w:style>
  <w:style w:type="paragraph" w:styleId="Footer">
    <w:name w:val="footer"/>
    <w:basedOn w:val="Normal"/>
    <w:link w:val="FooterChar"/>
    <w:uiPriority w:val="99"/>
    <w:unhideWhenUsed/>
    <w:rsid w:val="00A05282"/>
    <w:pPr>
      <w:tabs>
        <w:tab w:val="center" w:pos="4680"/>
        <w:tab w:val="right" w:pos="9360"/>
      </w:tabs>
    </w:pPr>
    <w:rPr>
      <w:kern w:val="0"/>
      <w:sz w:val="22"/>
      <w:szCs w:val="22"/>
      <w14:ligatures w14:val="none"/>
    </w:rPr>
  </w:style>
  <w:style w:type="character" w:customStyle="1" w:styleId="FooterChar">
    <w:name w:val="Footer Char"/>
    <w:basedOn w:val="DefaultParagraphFont"/>
    <w:link w:val="Footer"/>
    <w:uiPriority w:val="99"/>
    <w:rsid w:val="00A05282"/>
    <w:rPr>
      <w:kern w:val="0"/>
      <w:sz w:val="22"/>
      <w:szCs w:val="22"/>
      <w14:ligatures w14:val="none"/>
    </w:rPr>
  </w:style>
  <w:style w:type="paragraph" w:styleId="TOC1">
    <w:name w:val="toc 1"/>
    <w:basedOn w:val="Normal"/>
    <w:next w:val="Normal"/>
    <w:autoRedefine/>
    <w:uiPriority w:val="39"/>
    <w:unhideWhenUsed/>
    <w:rsid w:val="00A05282"/>
    <w:pPr>
      <w:tabs>
        <w:tab w:val="right" w:leader="dot" w:pos="9350"/>
      </w:tabs>
      <w:spacing w:after="100" w:line="259" w:lineRule="auto"/>
      <w:ind w:firstLine="360"/>
    </w:pPr>
    <w:rPr>
      <w:kern w:val="0"/>
      <w:szCs w:val="22"/>
      <w14:ligatures w14:val="none"/>
    </w:rPr>
  </w:style>
  <w:style w:type="paragraph" w:styleId="TOC2">
    <w:name w:val="toc 2"/>
    <w:basedOn w:val="Normal"/>
    <w:next w:val="Normal"/>
    <w:autoRedefine/>
    <w:uiPriority w:val="39"/>
    <w:unhideWhenUsed/>
    <w:rsid w:val="00A05282"/>
    <w:pPr>
      <w:tabs>
        <w:tab w:val="right" w:leader="dot" w:pos="9350"/>
      </w:tabs>
      <w:spacing w:after="100" w:line="259" w:lineRule="auto"/>
      <w:ind w:left="220" w:firstLine="500"/>
    </w:pPr>
    <w:rPr>
      <w:kern w:val="0"/>
      <w:szCs w:val="22"/>
      <w14:ligatures w14:val="none"/>
    </w:rPr>
  </w:style>
  <w:style w:type="paragraph" w:styleId="TOC3">
    <w:name w:val="toc 3"/>
    <w:basedOn w:val="Normal"/>
    <w:next w:val="Normal"/>
    <w:autoRedefine/>
    <w:uiPriority w:val="39"/>
    <w:unhideWhenUsed/>
    <w:rsid w:val="00A05282"/>
    <w:pPr>
      <w:spacing w:after="100" w:line="259" w:lineRule="auto"/>
      <w:ind w:left="440"/>
    </w:pPr>
    <w:rPr>
      <w:kern w:val="0"/>
      <w:szCs w:val="22"/>
      <w14:ligatures w14:val="none"/>
    </w:rPr>
  </w:style>
  <w:style w:type="character" w:styleId="Hyperlink">
    <w:name w:val="Hyperlink"/>
    <w:basedOn w:val="DefaultParagraphFont"/>
    <w:uiPriority w:val="99"/>
    <w:unhideWhenUsed/>
    <w:rsid w:val="00A05282"/>
    <w:rPr>
      <w:color w:val="467886" w:themeColor="hyperlink"/>
      <w:u w:val="single"/>
    </w:rPr>
  </w:style>
  <w:style w:type="paragraph" w:styleId="Caption">
    <w:name w:val="caption"/>
    <w:basedOn w:val="Normal"/>
    <w:next w:val="Normal"/>
    <w:uiPriority w:val="35"/>
    <w:unhideWhenUsed/>
    <w:qFormat/>
    <w:rsid w:val="00A05282"/>
    <w:pPr>
      <w:spacing w:after="200"/>
    </w:pPr>
    <w:rPr>
      <w:i/>
      <w:iCs/>
      <w:color w:val="0E2841" w:themeColor="text2"/>
      <w:kern w:val="0"/>
      <w:sz w:val="18"/>
      <w:szCs w:val="18"/>
      <w14:ligatures w14:val="none"/>
    </w:rPr>
  </w:style>
  <w:style w:type="paragraph" w:styleId="Revision">
    <w:name w:val="Revision"/>
    <w:hidden/>
    <w:uiPriority w:val="99"/>
    <w:semiHidden/>
    <w:rsid w:val="008C57DF"/>
  </w:style>
  <w:style w:type="character" w:styleId="CommentReference">
    <w:name w:val="annotation reference"/>
    <w:basedOn w:val="DefaultParagraphFont"/>
    <w:uiPriority w:val="99"/>
    <w:semiHidden/>
    <w:unhideWhenUsed/>
    <w:rsid w:val="00D83EF2"/>
    <w:rPr>
      <w:sz w:val="16"/>
      <w:szCs w:val="16"/>
    </w:rPr>
  </w:style>
  <w:style w:type="paragraph" w:styleId="CommentText">
    <w:name w:val="annotation text"/>
    <w:basedOn w:val="Normal"/>
    <w:link w:val="CommentTextChar"/>
    <w:uiPriority w:val="99"/>
    <w:unhideWhenUsed/>
    <w:rsid w:val="00D83EF2"/>
    <w:rPr>
      <w:sz w:val="20"/>
      <w:szCs w:val="20"/>
    </w:rPr>
  </w:style>
  <w:style w:type="character" w:customStyle="1" w:styleId="CommentTextChar">
    <w:name w:val="Comment Text Char"/>
    <w:basedOn w:val="DefaultParagraphFont"/>
    <w:link w:val="CommentText"/>
    <w:uiPriority w:val="99"/>
    <w:rsid w:val="00D83EF2"/>
    <w:rPr>
      <w:sz w:val="20"/>
      <w:szCs w:val="20"/>
    </w:rPr>
  </w:style>
  <w:style w:type="paragraph" w:styleId="CommentSubject">
    <w:name w:val="annotation subject"/>
    <w:basedOn w:val="CommentText"/>
    <w:next w:val="CommentText"/>
    <w:link w:val="CommentSubjectChar"/>
    <w:uiPriority w:val="99"/>
    <w:semiHidden/>
    <w:unhideWhenUsed/>
    <w:rsid w:val="00D83EF2"/>
    <w:rPr>
      <w:b/>
      <w:bCs/>
    </w:rPr>
  </w:style>
  <w:style w:type="character" w:customStyle="1" w:styleId="CommentSubjectChar">
    <w:name w:val="Comment Subject Char"/>
    <w:basedOn w:val="CommentTextChar"/>
    <w:link w:val="CommentSubject"/>
    <w:uiPriority w:val="99"/>
    <w:semiHidden/>
    <w:rsid w:val="00D83E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15</Pages>
  <Words>14048</Words>
  <Characters>80078</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Chan</dc:creator>
  <cp:keywords/>
  <dc:description/>
  <cp:lastModifiedBy>Edward Bosko</cp:lastModifiedBy>
  <cp:revision>132</cp:revision>
  <dcterms:created xsi:type="dcterms:W3CDTF">2024-10-04T12:24:00Z</dcterms:created>
  <dcterms:modified xsi:type="dcterms:W3CDTF">2025-12-19T23:16:00Z</dcterms:modified>
</cp:coreProperties>
</file>